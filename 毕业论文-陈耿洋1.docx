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F6678" w14:textId="77777777" w:rsidR="00935F29" w:rsidRDefault="00935F29">
      <w:pPr>
        <w:pStyle w:val="a4"/>
        <w:adjustRightInd w:val="0"/>
        <w:snapToGrid w:val="0"/>
        <w:spacing w:line="360" w:lineRule="auto"/>
        <w:rPr>
          <w:rFonts w:ascii="宋体" w:hAnsi="宋体"/>
        </w:rPr>
      </w:pPr>
      <w:bookmarkStart w:id="0" w:name="_Hlk198547695"/>
      <w:bookmarkEnd w:id="0"/>
    </w:p>
    <w:p w14:paraId="2DFAE0A9" w14:textId="77777777" w:rsidR="00935F29" w:rsidRDefault="00935F29">
      <w:pPr>
        <w:pStyle w:val="a4"/>
        <w:adjustRightInd w:val="0"/>
        <w:snapToGrid w:val="0"/>
        <w:spacing w:line="360" w:lineRule="auto"/>
        <w:rPr>
          <w:rFonts w:ascii="宋体" w:hAnsi="宋体"/>
        </w:rPr>
      </w:pPr>
    </w:p>
    <w:p w14:paraId="0C898FC9" w14:textId="77777777" w:rsidR="00935F29" w:rsidRDefault="006C277A">
      <w:pPr>
        <w:adjustRightInd w:val="0"/>
        <w:snapToGrid w:val="0"/>
        <w:jc w:val="center"/>
        <w:rPr>
          <w:rFonts w:ascii="黑体" w:eastAsia="黑体"/>
        </w:rPr>
      </w:pPr>
      <w:r>
        <w:rPr>
          <w:noProof/>
          <w:sz w:val="20"/>
        </w:rPr>
        <mc:AlternateContent>
          <mc:Choice Requires="wpg">
            <w:drawing>
              <wp:inline distT="0" distB="0" distL="0" distR="0" wp14:anchorId="1790B9DD" wp14:editId="26372183">
                <wp:extent cx="4095750" cy="771525"/>
                <wp:effectExtent l="0" t="0" r="0" b="9525"/>
                <wp:docPr id="4" name="组合 2"/>
                <wp:cNvGraphicFramePr/>
                <a:graphic xmlns:a="http://schemas.openxmlformats.org/drawingml/2006/main">
                  <a:graphicData uri="http://schemas.microsoft.com/office/word/2010/wordprocessingGroup">
                    <wpg:wgp>
                      <wpg:cNvGrpSpPr/>
                      <wpg:grpSpPr>
                        <a:xfrm>
                          <a:off x="0" y="0"/>
                          <a:ext cx="4095750" cy="771525"/>
                          <a:chOff x="2520" y="2025"/>
                          <a:chExt cx="6450" cy="1215"/>
                        </a:xfrm>
                      </wpg:grpSpPr>
                      <pic:pic xmlns:pic="http://schemas.openxmlformats.org/drawingml/2006/picture">
                        <pic:nvPicPr>
                          <pic:cNvPr id="5"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3960" y="2181"/>
                            <a:ext cx="5010" cy="810"/>
                          </a:xfrm>
                          <a:prstGeom prst="rect">
                            <a:avLst/>
                          </a:prstGeom>
                          <a:noFill/>
                          <a:ln>
                            <a:noFill/>
                          </a:ln>
                        </pic:spPr>
                      </pic:pic>
                      <pic:pic xmlns:pic="http://schemas.openxmlformats.org/drawingml/2006/picture">
                        <pic:nvPicPr>
                          <pic:cNvPr id="6"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2520" y="2025"/>
                            <a:ext cx="1260" cy="1215"/>
                          </a:xfrm>
                          <a:prstGeom prst="rect">
                            <a:avLst/>
                          </a:prstGeom>
                          <a:noFill/>
                          <a:ln>
                            <a:noFill/>
                          </a:ln>
                        </pic:spPr>
                      </pic:pic>
                    </wpg:wgp>
                  </a:graphicData>
                </a:graphic>
              </wp:inline>
            </w:drawing>
          </mc:Choice>
          <mc:Fallback xmlns:wpsCustomData="http://www.wps.cn/officeDocument/2013/wpsCustomData">
            <w:pict>
              <v:group id="组合 2" o:spid="_x0000_s1026" o:spt="203" style="height:60.75pt;width:322.5pt;" coordorigin="2520,2025" coordsize="6450,1215" o:gfxdata="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AubPAAvwAAAKUBAAAZAAAAZHJzL19y&#10;ZWxzL2Uyb0RvYy54bWwucmVsc72QwYrCMBCG7wv7DmHu27Q9LLKY9iKCV3EfYEimabCZhCSKvr2B&#10;ZUFB8OZxZvi//2PW48Uv4kwpu8AKuqYFQayDcWwV/B62XysQuSAbXAKTgitlGIfPj/WeFiw1lGcX&#10;s6gUzgrmUuKPlFnP5DE3IRLXyxSSx1LHZGVEfURLsm/bb5nuGTA8MMXOKEg704M4XGNtfs0O0+Q0&#10;bYI+eeLypEI6X7srEJOlosCTcfi37JvIFuRzh+49Dt2/g3x47nAD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">
                <o:lock v:ext="edit" aspectratio="f"/>
                <v:shape id="图片 3" o:spid="_x0000_s1026" o:spt="75" type="#_x0000_t75" style="position:absolute;left:3960;top:2181;height:810;width:5010;" filled="f" o:preferrelative="t" stroked="f" coordsize="21600,21600" o:gfxdata="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MIAEugAAANoA&#10;AAAPAAAAAAAAAAEAIAAAACIAAABkcnMvZG93bnJldi54bWxQSwECFAAUAAAACACHTuJAMy8FnjsA&#10;AAA5AAAAEAAAAAAAAAABACAAAAAJAQAAZHJzL3NoYXBleG1sLnhtbFBLBQYAAAAABgAGAFsBAACz&#10;AwAAAAA=&#10;">
                  <v:fill on="f" focussize="0,0"/>
                  <v:stroke on="f"/>
                  <v:imagedata r:id="rId14" o:title=""/>
                  <o:lock v:ext="edit" aspectratio="t"/>
                </v:shape>
                <v:shape id="图片 4" o:spid="_x0000_s1026" o:spt="75" type="#_x0000_t75" style="position:absolute;left:2520;top:2025;height:1215;width:1260;" filled="f" o:preferrelative="t" stroked="f" coordsize="21600,21600" o:gfxdata="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E0WYugAAANoA&#10;AAAPAAAAAAAAAAEAIAAAACIAAABkcnMvZG93bnJldi54bWxQSwECFAAUAAAACACHTuJAMy8FnjsA&#10;AAA5AAAAEAAAAAAAAAABACAAAAAJAQAAZHJzL3NoYXBleG1sLnhtbFBLBQYAAAAABgAGAFsBAACz&#10;AwAAAAA=&#10;">
                  <v:fill on="f" focussize="0,0"/>
                  <v:stroke on="f"/>
                  <v:imagedata r:id="rId15" o:title=""/>
                  <o:lock v:ext="edit" aspectratio="t"/>
                </v:shape>
                <w10:wrap type="none"/>
                <w10:anchorlock/>
              </v:group>
            </w:pict>
          </mc:Fallback>
        </mc:AlternateContent>
      </w:r>
    </w:p>
    <w:p w14:paraId="145DC413" w14:textId="77777777" w:rsidR="00935F29" w:rsidRDefault="00935F29">
      <w:pPr>
        <w:adjustRightInd w:val="0"/>
        <w:snapToGrid w:val="0"/>
        <w:spacing w:line="360" w:lineRule="auto"/>
      </w:pPr>
    </w:p>
    <w:p w14:paraId="6C37CD43" w14:textId="77777777" w:rsidR="00935F29" w:rsidRDefault="00935F29">
      <w:pPr>
        <w:adjustRightInd w:val="0"/>
        <w:snapToGrid w:val="0"/>
        <w:spacing w:line="360" w:lineRule="auto"/>
      </w:pPr>
    </w:p>
    <w:p w14:paraId="33CA84AB" w14:textId="77777777" w:rsidR="00935F29" w:rsidRDefault="00935F29">
      <w:pPr>
        <w:adjustRightInd w:val="0"/>
        <w:snapToGrid w:val="0"/>
        <w:spacing w:line="360" w:lineRule="auto"/>
      </w:pPr>
    </w:p>
    <w:p w14:paraId="7B505B60" w14:textId="77777777" w:rsidR="00935F29" w:rsidRDefault="006C277A">
      <w:pPr>
        <w:adjustRightInd w:val="0"/>
        <w:snapToGrid w:val="0"/>
        <w:jc w:val="center"/>
        <w:rPr>
          <w:rFonts w:eastAsia="黑体"/>
          <w:color w:val="FF0000"/>
          <w:sz w:val="72"/>
          <w:szCs w:val="72"/>
        </w:rPr>
      </w:pPr>
      <w:r>
        <w:rPr>
          <w:rFonts w:eastAsia="黑体" w:hint="eastAsia"/>
          <w:sz w:val="72"/>
          <w:szCs w:val="72"/>
        </w:rPr>
        <w:t>本科毕业设计论文</w:t>
      </w:r>
    </w:p>
    <w:p w14:paraId="54CE681C" w14:textId="77777777" w:rsidR="00935F29" w:rsidRDefault="00935F29">
      <w:pPr>
        <w:adjustRightInd w:val="0"/>
        <w:snapToGrid w:val="0"/>
        <w:spacing w:line="360" w:lineRule="auto"/>
      </w:pPr>
    </w:p>
    <w:p w14:paraId="0D7CEC4B" w14:textId="77777777" w:rsidR="00935F29" w:rsidRDefault="00935F29">
      <w:pPr>
        <w:adjustRightInd w:val="0"/>
        <w:snapToGrid w:val="0"/>
        <w:spacing w:line="360" w:lineRule="auto"/>
      </w:pPr>
    </w:p>
    <w:p w14:paraId="0C819EDD" w14:textId="77777777" w:rsidR="00935F29" w:rsidRDefault="00935F29">
      <w:pPr>
        <w:adjustRightInd w:val="0"/>
        <w:snapToGrid w:val="0"/>
        <w:spacing w:line="360" w:lineRule="auto"/>
      </w:pPr>
    </w:p>
    <w:p w14:paraId="2E4E395B" w14:textId="612CCE64" w:rsidR="00935F29" w:rsidRDefault="006C277A">
      <w:pPr>
        <w:adjustRightInd w:val="0"/>
        <w:snapToGrid w:val="0"/>
        <w:spacing w:line="360" w:lineRule="auto"/>
        <w:ind w:firstLineChars="350" w:firstLine="1260"/>
        <w:rPr>
          <w:rFonts w:ascii="黑体" w:eastAsia="黑体"/>
          <w:sz w:val="32"/>
          <w:szCs w:val="32"/>
        </w:rPr>
      </w:pPr>
      <w:r>
        <w:rPr>
          <w:rFonts w:eastAsia="黑体" w:hint="eastAsia"/>
          <w:sz w:val="36"/>
          <w:szCs w:val="36"/>
        </w:rPr>
        <w:t>题目</w:t>
      </w:r>
      <w:r>
        <w:rPr>
          <w:rFonts w:eastAsia="黑体" w:hint="eastAsia"/>
          <w:sz w:val="32"/>
          <w:szCs w:val="32"/>
        </w:rPr>
        <w:t>：</w:t>
      </w:r>
      <w:r>
        <w:rPr>
          <w:rFonts w:ascii="黑体" w:eastAsia="黑体"/>
          <w:sz w:val="32"/>
          <w:szCs w:val="32"/>
          <w:u w:val="single"/>
        </w:rPr>
        <w:t xml:space="preserve"> </w:t>
      </w:r>
      <w:r w:rsidR="00C51193">
        <w:rPr>
          <w:rFonts w:ascii="黑体" w:eastAsia="黑体" w:hint="eastAsia"/>
          <w:sz w:val="32"/>
          <w:szCs w:val="32"/>
          <w:u w:val="single"/>
        </w:rPr>
        <w:t xml:space="preserve">  </w:t>
      </w:r>
      <w:r>
        <w:rPr>
          <w:rFonts w:ascii="黑体" w:eastAsia="黑体" w:hint="eastAsia"/>
          <w:sz w:val="32"/>
          <w:szCs w:val="32"/>
          <w:u w:val="single"/>
        </w:rPr>
        <w:t xml:space="preserve">课程知识图谱系统的设计及开发   </w:t>
      </w:r>
    </w:p>
    <w:p w14:paraId="09FB2DB5" w14:textId="77777777" w:rsidR="00935F29" w:rsidRPr="00973D7A" w:rsidRDefault="00935F29">
      <w:pPr>
        <w:adjustRightInd w:val="0"/>
        <w:snapToGrid w:val="0"/>
        <w:spacing w:line="360" w:lineRule="auto"/>
      </w:pPr>
    </w:p>
    <w:p w14:paraId="04151D79" w14:textId="77777777" w:rsidR="00935F29" w:rsidRDefault="00935F29">
      <w:pPr>
        <w:adjustRightInd w:val="0"/>
        <w:snapToGrid w:val="0"/>
        <w:spacing w:line="360" w:lineRule="auto"/>
      </w:pPr>
    </w:p>
    <w:p w14:paraId="39185E95" w14:textId="77777777" w:rsidR="00935F29" w:rsidRDefault="00935F29">
      <w:pPr>
        <w:adjustRightInd w:val="0"/>
        <w:snapToGrid w:val="0"/>
        <w:spacing w:line="360" w:lineRule="auto"/>
      </w:pPr>
    </w:p>
    <w:p w14:paraId="37CDBD28" w14:textId="4DC605DE" w:rsidR="00935F29" w:rsidRDefault="006C277A">
      <w:pPr>
        <w:spacing w:line="360" w:lineRule="auto"/>
        <w:ind w:firstLineChars="657" w:firstLine="1971"/>
        <w:rPr>
          <w:rFonts w:ascii="黑体" w:eastAsia="黑体" w:hAnsi="黑体"/>
          <w:bCs/>
          <w:sz w:val="30"/>
          <w:szCs w:val="30"/>
        </w:rPr>
      </w:pPr>
      <w:r>
        <w:rPr>
          <w:rFonts w:ascii="黑体" w:eastAsia="黑体" w:hAnsi="黑体"/>
          <w:bCs/>
          <w:sz w:val="30"/>
          <w:szCs w:val="30"/>
        </w:rPr>
        <w:t>学    院：</w:t>
      </w:r>
      <w:r>
        <w:rPr>
          <w:rFonts w:ascii="黑体" w:eastAsia="黑体" w:hAnsi="黑体"/>
          <w:bCs/>
          <w:sz w:val="30"/>
          <w:szCs w:val="30"/>
          <w:u w:val="single"/>
        </w:rPr>
        <w:t xml:space="preserve">    </w:t>
      </w:r>
      <w:r>
        <w:rPr>
          <w:rFonts w:ascii="黑体" w:eastAsia="黑体" w:hAnsi="黑体" w:hint="eastAsia"/>
          <w:bCs/>
          <w:sz w:val="30"/>
          <w:szCs w:val="30"/>
          <w:u w:val="single"/>
        </w:rPr>
        <w:t xml:space="preserve">  信息工程学院</w:t>
      </w:r>
      <w:r>
        <w:rPr>
          <w:rFonts w:ascii="黑体" w:eastAsia="黑体" w:hAnsi="黑体"/>
          <w:bCs/>
          <w:sz w:val="30"/>
          <w:szCs w:val="30"/>
          <w:u w:val="single"/>
        </w:rPr>
        <w:t xml:space="preserve">      </w:t>
      </w:r>
    </w:p>
    <w:p w14:paraId="6ADE8903" w14:textId="40DBED2A" w:rsidR="00935F29" w:rsidRDefault="006C277A">
      <w:pPr>
        <w:spacing w:line="360" w:lineRule="auto"/>
        <w:ind w:firstLineChars="657" w:firstLine="1971"/>
        <w:rPr>
          <w:rFonts w:ascii="黑体" w:eastAsia="黑体" w:hAnsi="黑体"/>
          <w:bCs/>
          <w:sz w:val="30"/>
          <w:szCs w:val="30"/>
        </w:rPr>
      </w:pPr>
      <w:r>
        <w:rPr>
          <w:rFonts w:ascii="黑体" w:eastAsia="黑体" w:hAnsi="黑体"/>
          <w:bCs/>
          <w:sz w:val="30"/>
          <w:szCs w:val="30"/>
        </w:rPr>
        <w:t>专    业：</w:t>
      </w:r>
      <w:r>
        <w:rPr>
          <w:rFonts w:ascii="黑体" w:eastAsia="黑体" w:hAnsi="黑体"/>
          <w:bCs/>
          <w:sz w:val="30"/>
          <w:szCs w:val="30"/>
          <w:u w:val="single"/>
        </w:rPr>
        <w:t xml:space="preserve">    </w:t>
      </w:r>
      <w:r>
        <w:rPr>
          <w:rFonts w:ascii="黑体" w:eastAsia="黑体" w:hAnsi="黑体" w:hint="eastAsia"/>
          <w:bCs/>
          <w:sz w:val="30"/>
          <w:szCs w:val="30"/>
          <w:u w:val="single"/>
        </w:rPr>
        <w:t xml:space="preserve">    通信工程</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p>
    <w:p w14:paraId="763B1DFD" w14:textId="475BDAC1" w:rsidR="00935F29" w:rsidRDefault="006C277A">
      <w:pPr>
        <w:spacing w:line="360" w:lineRule="auto"/>
        <w:ind w:firstLineChars="657" w:firstLine="1971"/>
        <w:rPr>
          <w:rFonts w:ascii="黑体" w:eastAsia="黑体" w:hAnsi="黑体"/>
          <w:bCs/>
          <w:sz w:val="30"/>
          <w:szCs w:val="30"/>
        </w:rPr>
      </w:pPr>
      <w:r>
        <w:rPr>
          <w:rFonts w:ascii="黑体" w:eastAsia="黑体" w:hAnsi="黑体"/>
          <w:bCs/>
          <w:sz w:val="30"/>
          <w:szCs w:val="30"/>
        </w:rPr>
        <w:t>班    级：</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r>
        <w:rPr>
          <w:rFonts w:ascii="黑体" w:eastAsia="黑体" w:hAnsi="黑体"/>
          <w:bCs/>
          <w:sz w:val="30"/>
          <w:szCs w:val="30"/>
          <w:u w:val="single"/>
        </w:rPr>
        <w:t xml:space="preserve"> </w:t>
      </w:r>
      <w:r>
        <w:rPr>
          <w:rFonts w:ascii="黑体" w:eastAsia="黑体" w:hAnsi="黑体" w:hint="eastAsia"/>
          <w:bCs/>
          <w:sz w:val="30"/>
          <w:szCs w:val="30"/>
          <w:u w:val="single"/>
        </w:rPr>
        <w:t xml:space="preserve">   2104班 </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p>
    <w:p w14:paraId="54FA744F" w14:textId="29E40A50" w:rsidR="00935F29" w:rsidRDefault="006C277A">
      <w:pPr>
        <w:spacing w:line="360" w:lineRule="auto"/>
        <w:ind w:firstLineChars="657" w:firstLine="1971"/>
        <w:rPr>
          <w:rFonts w:ascii="黑体" w:eastAsia="黑体" w:hAnsi="黑体"/>
          <w:bCs/>
          <w:sz w:val="30"/>
          <w:szCs w:val="30"/>
          <w:u w:val="single"/>
        </w:rPr>
      </w:pPr>
      <w:r>
        <w:rPr>
          <w:rFonts w:ascii="黑体" w:eastAsia="黑体" w:hAnsi="黑体"/>
          <w:bCs/>
          <w:sz w:val="30"/>
          <w:szCs w:val="30"/>
        </w:rPr>
        <w:t>学    号：</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r>
        <w:rPr>
          <w:rFonts w:ascii="黑体" w:eastAsia="黑体" w:hAnsi="黑体"/>
          <w:bCs/>
          <w:sz w:val="30"/>
          <w:szCs w:val="30"/>
          <w:u w:val="single"/>
        </w:rPr>
        <w:t xml:space="preserve"> 20</w:t>
      </w:r>
      <w:r>
        <w:rPr>
          <w:rFonts w:ascii="黑体" w:eastAsia="黑体" w:hAnsi="黑体" w:hint="eastAsia"/>
          <w:bCs/>
          <w:sz w:val="30"/>
          <w:szCs w:val="30"/>
          <w:u w:val="single"/>
        </w:rPr>
        <w:t>2105110503</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r>
        <w:rPr>
          <w:rFonts w:ascii="黑体" w:eastAsia="黑体" w:hAnsi="黑体"/>
          <w:bCs/>
          <w:sz w:val="30"/>
          <w:szCs w:val="30"/>
          <w:u w:val="single"/>
        </w:rPr>
        <w:t xml:space="preserve">   </w:t>
      </w:r>
    </w:p>
    <w:p w14:paraId="274CEF37" w14:textId="5450B6AA" w:rsidR="00935F29" w:rsidRDefault="006C277A">
      <w:pPr>
        <w:spacing w:line="360" w:lineRule="auto"/>
        <w:ind w:firstLineChars="657" w:firstLine="1971"/>
        <w:rPr>
          <w:rFonts w:ascii="黑体" w:eastAsia="黑体" w:hAnsi="黑体"/>
          <w:bCs/>
          <w:sz w:val="30"/>
          <w:szCs w:val="30"/>
        </w:rPr>
      </w:pPr>
      <w:r>
        <w:rPr>
          <w:rFonts w:ascii="黑体" w:eastAsia="黑体" w:hAnsi="黑体"/>
          <w:bCs/>
          <w:sz w:val="30"/>
          <w:szCs w:val="30"/>
        </w:rPr>
        <w:t>学生姓名：</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r>
        <w:rPr>
          <w:rFonts w:ascii="黑体" w:eastAsia="黑体" w:hAnsi="黑体"/>
          <w:bCs/>
          <w:sz w:val="30"/>
          <w:szCs w:val="30"/>
          <w:u w:val="single"/>
        </w:rPr>
        <w:t xml:space="preserve"> </w:t>
      </w:r>
      <w:r>
        <w:rPr>
          <w:rFonts w:ascii="黑体" w:eastAsia="黑体" w:hAnsi="黑体" w:hint="eastAsia"/>
          <w:bCs/>
          <w:sz w:val="30"/>
          <w:szCs w:val="30"/>
          <w:u w:val="single"/>
        </w:rPr>
        <w:t>陈耿洋</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p>
    <w:p w14:paraId="4D81D5C4" w14:textId="377C750B" w:rsidR="00935F29" w:rsidRDefault="006C277A">
      <w:pPr>
        <w:spacing w:line="360" w:lineRule="auto"/>
        <w:ind w:firstLineChars="657" w:firstLine="1971"/>
        <w:rPr>
          <w:rFonts w:ascii="黑体" w:eastAsia="黑体" w:hAnsi="黑体"/>
          <w:bCs/>
          <w:sz w:val="30"/>
          <w:szCs w:val="30"/>
        </w:rPr>
      </w:pPr>
      <w:r>
        <w:rPr>
          <w:rFonts w:ascii="黑体" w:eastAsia="黑体" w:hAnsi="黑体"/>
          <w:bCs/>
          <w:sz w:val="30"/>
          <w:szCs w:val="30"/>
        </w:rPr>
        <w:t>指导老师：</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r>
        <w:rPr>
          <w:rFonts w:ascii="黑体" w:eastAsia="黑体" w:hAnsi="黑体"/>
          <w:bCs/>
          <w:sz w:val="30"/>
          <w:szCs w:val="30"/>
          <w:u w:val="single"/>
        </w:rPr>
        <w:t xml:space="preserve">  </w:t>
      </w:r>
      <w:r>
        <w:rPr>
          <w:rFonts w:ascii="黑体" w:eastAsia="黑体" w:hAnsi="黑体" w:hint="eastAsia"/>
          <w:bCs/>
          <w:sz w:val="30"/>
          <w:szCs w:val="30"/>
          <w:u w:val="single"/>
        </w:rPr>
        <w:t>方路平教授</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p>
    <w:p w14:paraId="08F2904E" w14:textId="7CDCE07E" w:rsidR="00935F29" w:rsidRDefault="006C277A">
      <w:pPr>
        <w:spacing w:line="360" w:lineRule="auto"/>
        <w:ind w:firstLineChars="657" w:firstLine="1971"/>
        <w:rPr>
          <w:rFonts w:ascii="黑体" w:eastAsia="黑体" w:hAnsi="黑体"/>
          <w:bCs/>
          <w:sz w:val="30"/>
          <w:szCs w:val="30"/>
          <w:u w:val="single"/>
        </w:rPr>
      </w:pPr>
      <w:r>
        <w:rPr>
          <w:rFonts w:ascii="黑体" w:eastAsia="黑体" w:hAnsi="黑体"/>
          <w:bCs/>
          <w:sz w:val="30"/>
          <w:szCs w:val="30"/>
        </w:rPr>
        <w:t>提交日期：</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r>
        <w:rPr>
          <w:rFonts w:ascii="黑体" w:eastAsia="黑体" w:hAnsi="黑体"/>
          <w:bCs/>
          <w:sz w:val="30"/>
          <w:szCs w:val="30"/>
          <w:u w:val="single"/>
        </w:rPr>
        <w:t xml:space="preserve"> 202</w:t>
      </w:r>
      <w:r>
        <w:rPr>
          <w:rFonts w:ascii="黑体" w:eastAsia="黑体" w:hAnsi="黑体" w:hint="eastAsia"/>
          <w:bCs/>
          <w:sz w:val="30"/>
          <w:szCs w:val="30"/>
          <w:u w:val="single"/>
        </w:rPr>
        <w:t>5</w:t>
      </w:r>
      <w:r>
        <w:rPr>
          <w:rFonts w:ascii="黑体" w:eastAsia="黑体" w:hAnsi="黑体"/>
          <w:bCs/>
          <w:sz w:val="30"/>
          <w:szCs w:val="30"/>
          <w:u w:val="single"/>
        </w:rPr>
        <w:t>年</w:t>
      </w:r>
      <w:r w:rsidR="00B87492">
        <w:rPr>
          <w:rFonts w:ascii="黑体" w:eastAsia="黑体" w:hAnsi="黑体" w:hint="eastAsia"/>
          <w:bCs/>
          <w:sz w:val="30"/>
          <w:szCs w:val="30"/>
          <w:u w:val="single"/>
        </w:rPr>
        <w:t>5</w:t>
      </w:r>
      <w:r>
        <w:rPr>
          <w:rFonts w:ascii="黑体" w:eastAsia="黑体" w:hAnsi="黑体"/>
          <w:bCs/>
          <w:sz w:val="30"/>
          <w:szCs w:val="30"/>
          <w:u w:val="single"/>
        </w:rPr>
        <w:t>月</w:t>
      </w:r>
      <w:r>
        <w:rPr>
          <w:rFonts w:ascii="黑体" w:eastAsia="黑体" w:hAnsi="黑体" w:hint="eastAsia"/>
          <w:bCs/>
          <w:sz w:val="30"/>
          <w:szCs w:val="30"/>
          <w:u w:val="single"/>
        </w:rPr>
        <w:t xml:space="preserve"> </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r>
        <w:rPr>
          <w:rFonts w:ascii="黑体" w:eastAsia="黑体" w:hAnsi="黑体"/>
          <w:bCs/>
          <w:sz w:val="30"/>
          <w:szCs w:val="30"/>
          <w:u w:val="single"/>
        </w:rPr>
        <w:t xml:space="preserve"> </w:t>
      </w:r>
      <w:r>
        <w:rPr>
          <w:rFonts w:ascii="黑体" w:eastAsia="黑体" w:hAnsi="黑体" w:hint="eastAsia"/>
          <w:bCs/>
          <w:sz w:val="30"/>
          <w:szCs w:val="30"/>
          <w:u w:val="single"/>
        </w:rPr>
        <w:t xml:space="preserve">  </w:t>
      </w:r>
    </w:p>
    <w:p w14:paraId="62E7B1FA" w14:textId="77777777" w:rsidR="00935F29" w:rsidRDefault="006C277A">
      <w:pPr>
        <w:widowControl/>
        <w:spacing w:line="240" w:lineRule="auto"/>
        <w:jc w:val="left"/>
        <w:rPr>
          <w:b/>
          <w:bCs/>
          <w:sz w:val="32"/>
          <w:szCs w:val="32"/>
        </w:rPr>
      </w:pPr>
      <w:r>
        <w:rPr>
          <w:b/>
          <w:bCs/>
          <w:sz w:val="32"/>
          <w:szCs w:val="32"/>
        </w:rPr>
        <w:br w:type="page"/>
      </w:r>
    </w:p>
    <w:p w14:paraId="6DA3C24C" w14:textId="77777777" w:rsidR="00935F29" w:rsidRDefault="00935F29">
      <w:pPr>
        <w:widowControl/>
        <w:snapToGrid w:val="0"/>
        <w:spacing w:line="360" w:lineRule="auto"/>
        <w:jc w:val="center"/>
        <w:rPr>
          <w:b/>
          <w:bCs/>
          <w:sz w:val="32"/>
          <w:szCs w:val="32"/>
        </w:rPr>
      </w:pPr>
    </w:p>
    <w:p w14:paraId="3E61CED4" w14:textId="77777777" w:rsidR="00935F29" w:rsidRDefault="006C277A">
      <w:pPr>
        <w:widowControl/>
        <w:snapToGrid w:val="0"/>
        <w:spacing w:line="360" w:lineRule="auto"/>
        <w:jc w:val="center"/>
        <w:rPr>
          <w:b/>
          <w:bCs/>
          <w:sz w:val="32"/>
          <w:szCs w:val="32"/>
        </w:rPr>
      </w:pPr>
      <w:r>
        <w:rPr>
          <w:b/>
          <w:bCs/>
          <w:sz w:val="32"/>
          <w:szCs w:val="32"/>
        </w:rPr>
        <w:t>Dissertation Submitted to Zhejiang University of Technology</w:t>
      </w:r>
    </w:p>
    <w:p w14:paraId="4948602D" w14:textId="77777777" w:rsidR="00935F29" w:rsidRDefault="006C277A">
      <w:pPr>
        <w:pStyle w:val="a6"/>
        <w:adjustRightInd w:val="0"/>
        <w:snapToGrid w:val="0"/>
        <w:spacing w:line="360" w:lineRule="auto"/>
        <w:jc w:val="center"/>
        <w:rPr>
          <w:b/>
          <w:bCs/>
          <w:sz w:val="32"/>
          <w:szCs w:val="32"/>
        </w:rPr>
      </w:pPr>
      <w:r>
        <w:rPr>
          <w:b/>
          <w:bCs/>
          <w:sz w:val="32"/>
          <w:szCs w:val="32"/>
        </w:rPr>
        <w:t xml:space="preserve">for the Degree of </w:t>
      </w:r>
      <w:r>
        <w:rPr>
          <w:rFonts w:hint="eastAsia"/>
          <w:b/>
          <w:bCs/>
          <w:sz w:val="32"/>
          <w:szCs w:val="32"/>
        </w:rPr>
        <w:t>Bachelor</w:t>
      </w:r>
    </w:p>
    <w:p w14:paraId="789E6AEC" w14:textId="77777777" w:rsidR="00935F29" w:rsidRDefault="00935F29">
      <w:pPr>
        <w:pStyle w:val="a6"/>
        <w:adjustRightInd w:val="0"/>
        <w:snapToGrid w:val="0"/>
        <w:rPr>
          <w:b/>
          <w:bCs/>
        </w:rPr>
      </w:pPr>
    </w:p>
    <w:p w14:paraId="7078D1FF" w14:textId="77777777" w:rsidR="00935F29" w:rsidRDefault="00935F29">
      <w:pPr>
        <w:pStyle w:val="a6"/>
        <w:adjustRightInd w:val="0"/>
        <w:snapToGrid w:val="0"/>
        <w:rPr>
          <w:b/>
          <w:bCs/>
        </w:rPr>
      </w:pPr>
    </w:p>
    <w:p w14:paraId="661D23FD" w14:textId="77777777" w:rsidR="00935F29" w:rsidRDefault="00935F29">
      <w:pPr>
        <w:pStyle w:val="a6"/>
        <w:adjustRightInd w:val="0"/>
        <w:snapToGrid w:val="0"/>
        <w:rPr>
          <w:b/>
          <w:bCs/>
        </w:rPr>
      </w:pPr>
    </w:p>
    <w:p w14:paraId="06FA8099" w14:textId="77777777" w:rsidR="00935F29" w:rsidRDefault="00935F29">
      <w:pPr>
        <w:pStyle w:val="a6"/>
        <w:adjustRightInd w:val="0"/>
        <w:snapToGrid w:val="0"/>
        <w:rPr>
          <w:b/>
          <w:bCs/>
        </w:rPr>
      </w:pPr>
    </w:p>
    <w:p w14:paraId="53241F55" w14:textId="77777777" w:rsidR="00935F29" w:rsidRDefault="00935F29">
      <w:pPr>
        <w:pStyle w:val="a6"/>
        <w:adjustRightInd w:val="0"/>
        <w:snapToGrid w:val="0"/>
        <w:rPr>
          <w:b/>
          <w:bCs/>
        </w:rPr>
      </w:pPr>
    </w:p>
    <w:p w14:paraId="2BD2F119" w14:textId="77777777" w:rsidR="00935F29" w:rsidRDefault="00935F29">
      <w:pPr>
        <w:pStyle w:val="a6"/>
        <w:adjustRightInd w:val="0"/>
        <w:snapToGrid w:val="0"/>
        <w:rPr>
          <w:b/>
          <w:bCs/>
        </w:rPr>
      </w:pPr>
    </w:p>
    <w:p w14:paraId="5678112A" w14:textId="77777777" w:rsidR="00935F29" w:rsidRDefault="00935F29">
      <w:pPr>
        <w:pStyle w:val="a6"/>
        <w:adjustRightInd w:val="0"/>
        <w:snapToGrid w:val="0"/>
        <w:rPr>
          <w:b/>
          <w:bCs/>
        </w:rPr>
      </w:pPr>
    </w:p>
    <w:p w14:paraId="5737643A" w14:textId="77777777" w:rsidR="00935F29" w:rsidRDefault="006C277A">
      <w:pPr>
        <w:pStyle w:val="a6"/>
        <w:adjustRightInd w:val="0"/>
        <w:snapToGrid w:val="0"/>
        <w:spacing w:line="360" w:lineRule="auto"/>
        <w:ind w:leftChars="180" w:left="432" w:rightChars="165" w:right="396"/>
        <w:jc w:val="center"/>
        <w:rPr>
          <w:rFonts w:eastAsia="黑体"/>
          <w:b/>
          <w:bCs/>
          <w:sz w:val="36"/>
          <w:szCs w:val="36"/>
        </w:rPr>
      </w:pPr>
      <w:r>
        <w:rPr>
          <w:rFonts w:eastAsia="黑体"/>
          <w:b/>
          <w:bCs/>
          <w:sz w:val="36"/>
          <w:szCs w:val="36"/>
        </w:rPr>
        <w:t>Design and Development of Course Knowledge Graph System</w:t>
      </w:r>
    </w:p>
    <w:p w14:paraId="030CFB76" w14:textId="77777777" w:rsidR="00935F29" w:rsidRDefault="00935F29">
      <w:pPr>
        <w:pStyle w:val="a6"/>
        <w:adjustRightInd w:val="0"/>
        <w:snapToGrid w:val="0"/>
        <w:rPr>
          <w:rFonts w:eastAsia="黑体"/>
          <w:b/>
          <w:bCs/>
        </w:rPr>
      </w:pPr>
    </w:p>
    <w:p w14:paraId="2417910C" w14:textId="77777777" w:rsidR="00935F29" w:rsidRDefault="00935F29">
      <w:pPr>
        <w:pStyle w:val="a6"/>
        <w:adjustRightInd w:val="0"/>
        <w:snapToGrid w:val="0"/>
        <w:rPr>
          <w:rFonts w:eastAsia="黑体"/>
          <w:b/>
          <w:bCs/>
        </w:rPr>
      </w:pPr>
    </w:p>
    <w:p w14:paraId="37242F29" w14:textId="77777777" w:rsidR="00935F29" w:rsidRDefault="00935F29">
      <w:pPr>
        <w:pStyle w:val="a6"/>
        <w:adjustRightInd w:val="0"/>
        <w:snapToGrid w:val="0"/>
        <w:rPr>
          <w:rFonts w:eastAsia="黑体"/>
          <w:b/>
          <w:bCs/>
        </w:rPr>
      </w:pPr>
    </w:p>
    <w:p w14:paraId="02321269" w14:textId="77777777" w:rsidR="00935F29" w:rsidRDefault="00935F29">
      <w:pPr>
        <w:pStyle w:val="a6"/>
        <w:adjustRightInd w:val="0"/>
        <w:snapToGrid w:val="0"/>
        <w:rPr>
          <w:rFonts w:eastAsia="黑体"/>
          <w:b/>
          <w:bCs/>
        </w:rPr>
      </w:pPr>
    </w:p>
    <w:p w14:paraId="55F909CE" w14:textId="77777777" w:rsidR="00935F29" w:rsidRDefault="00935F29">
      <w:pPr>
        <w:pStyle w:val="a6"/>
        <w:adjustRightInd w:val="0"/>
        <w:snapToGrid w:val="0"/>
        <w:rPr>
          <w:rFonts w:eastAsia="黑体"/>
          <w:b/>
          <w:bCs/>
        </w:rPr>
      </w:pPr>
    </w:p>
    <w:p w14:paraId="4DF9FE80" w14:textId="77777777" w:rsidR="00935F29" w:rsidRDefault="00935F29">
      <w:pPr>
        <w:pStyle w:val="a6"/>
        <w:adjustRightInd w:val="0"/>
        <w:snapToGrid w:val="0"/>
        <w:rPr>
          <w:rFonts w:eastAsia="黑体"/>
          <w:b/>
          <w:bCs/>
        </w:rPr>
      </w:pPr>
    </w:p>
    <w:p w14:paraId="0AA55D1A" w14:textId="77777777" w:rsidR="00935F29" w:rsidRDefault="00935F29">
      <w:pPr>
        <w:pStyle w:val="a6"/>
        <w:adjustRightInd w:val="0"/>
        <w:snapToGrid w:val="0"/>
        <w:rPr>
          <w:rFonts w:eastAsia="黑体"/>
          <w:b/>
          <w:bCs/>
        </w:rPr>
      </w:pPr>
    </w:p>
    <w:p w14:paraId="04F177CE" w14:textId="77777777" w:rsidR="00935F29" w:rsidRDefault="00935F29">
      <w:pPr>
        <w:pStyle w:val="a6"/>
        <w:adjustRightInd w:val="0"/>
        <w:snapToGrid w:val="0"/>
        <w:rPr>
          <w:rFonts w:eastAsia="黑体"/>
          <w:b/>
          <w:bCs/>
        </w:rPr>
      </w:pPr>
    </w:p>
    <w:p w14:paraId="3E8DC6A5" w14:textId="77777777" w:rsidR="00935F29" w:rsidRDefault="006C277A">
      <w:pPr>
        <w:pStyle w:val="a6"/>
        <w:adjustRightInd w:val="0"/>
        <w:snapToGrid w:val="0"/>
        <w:spacing w:line="360" w:lineRule="auto"/>
        <w:ind w:right="1284" w:firstLineChars="706" w:firstLine="2303"/>
        <w:rPr>
          <w:b/>
          <w:bCs/>
          <w:sz w:val="32"/>
          <w:szCs w:val="32"/>
        </w:rPr>
      </w:pPr>
      <w:r>
        <w:rPr>
          <w:rFonts w:hint="eastAsia"/>
          <w:b/>
          <w:bCs/>
          <w:sz w:val="32"/>
          <w:szCs w:val="32"/>
        </w:rPr>
        <w:t>Student:</w:t>
      </w:r>
      <w:r>
        <w:rPr>
          <w:b/>
          <w:bCs/>
          <w:sz w:val="32"/>
          <w:szCs w:val="32"/>
        </w:rPr>
        <w:t xml:space="preserve"> </w:t>
      </w:r>
      <w:proofErr w:type="spellStart"/>
      <w:r>
        <w:rPr>
          <w:rFonts w:hint="eastAsia"/>
          <w:b/>
          <w:bCs/>
          <w:sz w:val="32"/>
          <w:szCs w:val="32"/>
        </w:rPr>
        <w:t>Gengyang</w:t>
      </w:r>
      <w:proofErr w:type="spellEnd"/>
      <w:r>
        <w:rPr>
          <w:rFonts w:hint="eastAsia"/>
          <w:b/>
          <w:bCs/>
          <w:sz w:val="32"/>
          <w:szCs w:val="32"/>
        </w:rPr>
        <w:t xml:space="preserve"> Chen</w:t>
      </w:r>
    </w:p>
    <w:p w14:paraId="600A733E" w14:textId="1884C86C" w:rsidR="00935F29" w:rsidRDefault="006C277A">
      <w:pPr>
        <w:pStyle w:val="a6"/>
        <w:adjustRightInd w:val="0"/>
        <w:snapToGrid w:val="0"/>
        <w:spacing w:line="360" w:lineRule="auto"/>
        <w:ind w:right="1284" w:firstLineChars="706" w:firstLine="2303"/>
        <w:rPr>
          <w:b/>
          <w:bCs/>
          <w:sz w:val="32"/>
          <w:szCs w:val="32"/>
        </w:rPr>
      </w:pPr>
      <w:r>
        <w:rPr>
          <w:b/>
          <w:bCs/>
          <w:sz w:val="32"/>
          <w:szCs w:val="32"/>
        </w:rPr>
        <w:t>Advisor</w:t>
      </w:r>
      <w:r>
        <w:rPr>
          <w:rFonts w:hint="eastAsia"/>
          <w:b/>
          <w:bCs/>
          <w:sz w:val="32"/>
          <w:szCs w:val="32"/>
        </w:rPr>
        <w:t>:</w:t>
      </w:r>
      <w:r>
        <w:rPr>
          <w:b/>
          <w:bCs/>
          <w:sz w:val="32"/>
          <w:szCs w:val="32"/>
        </w:rPr>
        <w:t xml:space="preserve"> </w:t>
      </w:r>
      <w:r>
        <w:rPr>
          <w:rFonts w:hint="eastAsia"/>
          <w:b/>
          <w:bCs/>
          <w:sz w:val="32"/>
          <w:szCs w:val="32"/>
        </w:rPr>
        <w:t xml:space="preserve">Prof. Fang </w:t>
      </w:r>
      <w:proofErr w:type="spellStart"/>
      <w:r>
        <w:rPr>
          <w:rFonts w:hint="eastAsia"/>
          <w:b/>
          <w:bCs/>
          <w:sz w:val="32"/>
          <w:szCs w:val="32"/>
        </w:rPr>
        <w:t>Luping</w:t>
      </w:r>
      <w:proofErr w:type="spellEnd"/>
    </w:p>
    <w:p w14:paraId="0BF4006C" w14:textId="77777777" w:rsidR="00935F29" w:rsidRDefault="00935F29">
      <w:pPr>
        <w:pStyle w:val="a6"/>
        <w:adjustRightInd w:val="0"/>
        <w:snapToGrid w:val="0"/>
        <w:rPr>
          <w:b/>
          <w:bCs/>
        </w:rPr>
      </w:pPr>
    </w:p>
    <w:p w14:paraId="2AC0DC1E" w14:textId="77777777" w:rsidR="00935F29" w:rsidRDefault="00935F29">
      <w:pPr>
        <w:pStyle w:val="a6"/>
        <w:adjustRightInd w:val="0"/>
        <w:snapToGrid w:val="0"/>
        <w:rPr>
          <w:b/>
          <w:bCs/>
        </w:rPr>
      </w:pPr>
    </w:p>
    <w:p w14:paraId="43C93D2B" w14:textId="77777777" w:rsidR="00935F29" w:rsidRDefault="00935F29">
      <w:pPr>
        <w:pStyle w:val="a6"/>
        <w:adjustRightInd w:val="0"/>
        <w:snapToGrid w:val="0"/>
        <w:rPr>
          <w:b/>
          <w:bCs/>
        </w:rPr>
      </w:pPr>
    </w:p>
    <w:p w14:paraId="1A3C8566" w14:textId="77777777" w:rsidR="00935F29" w:rsidRDefault="00935F29">
      <w:pPr>
        <w:pStyle w:val="a6"/>
        <w:adjustRightInd w:val="0"/>
        <w:snapToGrid w:val="0"/>
        <w:rPr>
          <w:b/>
          <w:bCs/>
        </w:rPr>
      </w:pPr>
    </w:p>
    <w:p w14:paraId="1ED64750" w14:textId="77777777" w:rsidR="00935F29" w:rsidRDefault="00935F29">
      <w:pPr>
        <w:pStyle w:val="a6"/>
        <w:adjustRightInd w:val="0"/>
        <w:snapToGrid w:val="0"/>
        <w:rPr>
          <w:b/>
          <w:bCs/>
        </w:rPr>
      </w:pPr>
    </w:p>
    <w:p w14:paraId="1D7A96D1" w14:textId="77777777" w:rsidR="00935F29" w:rsidRDefault="00935F29">
      <w:pPr>
        <w:pStyle w:val="a6"/>
        <w:adjustRightInd w:val="0"/>
        <w:snapToGrid w:val="0"/>
        <w:rPr>
          <w:b/>
          <w:bCs/>
        </w:rPr>
      </w:pPr>
    </w:p>
    <w:p w14:paraId="02F87FBC" w14:textId="77777777" w:rsidR="00935F29" w:rsidRDefault="00935F29">
      <w:pPr>
        <w:pStyle w:val="a6"/>
        <w:adjustRightInd w:val="0"/>
        <w:snapToGrid w:val="0"/>
        <w:rPr>
          <w:b/>
          <w:bCs/>
        </w:rPr>
      </w:pPr>
    </w:p>
    <w:p w14:paraId="1248FE6E" w14:textId="77777777" w:rsidR="00935F29" w:rsidRDefault="006C277A">
      <w:pPr>
        <w:pStyle w:val="a6"/>
        <w:adjustRightInd w:val="0"/>
        <w:snapToGrid w:val="0"/>
        <w:spacing w:line="360" w:lineRule="auto"/>
        <w:jc w:val="center"/>
        <w:rPr>
          <w:b/>
          <w:bCs/>
          <w:sz w:val="32"/>
          <w:szCs w:val="32"/>
        </w:rPr>
      </w:pPr>
      <w:r>
        <w:rPr>
          <w:b/>
          <w:bCs/>
          <w:sz w:val="32"/>
          <w:szCs w:val="32"/>
        </w:rPr>
        <w:t>College of Information Engineering</w:t>
      </w:r>
    </w:p>
    <w:p w14:paraId="15557F1C" w14:textId="77777777" w:rsidR="00935F29" w:rsidRDefault="006C277A">
      <w:pPr>
        <w:pStyle w:val="a6"/>
        <w:adjustRightInd w:val="0"/>
        <w:snapToGrid w:val="0"/>
        <w:spacing w:line="360" w:lineRule="auto"/>
        <w:jc w:val="center"/>
        <w:rPr>
          <w:b/>
          <w:bCs/>
          <w:sz w:val="32"/>
          <w:szCs w:val="32"/>
        </w:rPr>
      </w:pPr>
      <w:r>
        <w:rPr>
          <w:b/>
          <w:bCs/>
          <w:sz w:val="32"/>
          <w:szCs w:val="32"/>
        </w:rPr>
        <w:t>Zhejiang University of Technology</w:t>
      </w:r>
    </w:p>
    <w:p w14:paraId="0BFA01AF" w14:textId="77777777" w:rsidR="00935F29" w:rsidRDefault="006C277A">
      <w:pPr>
        <w:pStyle w:val="a6"/>
        <w:adjustRightInd w:val="0"/>
        <w:snapToGrid w:val="0"/>
        <w:spacing w:line="360" w:lineRule="auto"/>
        <w:jc w:val="center"/>
        <w:rPr>
          <w:b/>
          <w:bCs/>
          <w:sz w:val="32"/>
          <w:szCs w:val="32"/>
        </w:rPr>
      </w:pPr>
      <w:r>
        <w:rPr>
          <w:rFonts w:hint="eastAsia"/>
          <w:b/>
          <w:bCs/>
          <w:sz w:val="32"/>
          <w:szCs w:val="32"/>
        </w:rPr>
        <w:t>June</w:t>
      </w:r>
      <w:r>
        <w:rPr>
          <w:b/>
          <w:bCs/>
          <w:sz w:val="32"/>
          <w:szCs w:val="32"/>
        </w:rPr>
        <w:t xml:space="preserve"> 202</w:t>
      </w:r>
      <w:r>
        <w:rPr>
          <w:rFonts w:hint="eastAsia"/>
          <w:b/>
          <w:bCs/>
          <w:sz w:val="32"/>
          <w:szCs w:val="32"/>
        </w:rPr>
        <w:t>5</w:t>
      </w:r>
    </w:p>
    <w:p w14:paraId="111F4602" w14:textId="77777777" w:rsidR="00935F29" w:rsidRDefault="006C277A">
      <w:pPr>
        <w:widowControl/>
        <w:spacing w:line="240" w:lineRule="auto"/>
        <w:jc w:val="left"/>
        <w:rPr>
          <w:b/>
          <w:bCs/>
          <w:sz w:val="32"/>
          <w:szCs w:val="32"/>
        </w:rPr>
      </w:pPr>
      <w:r>
        <w:rPr>
          <w:b/>
          <w:bCs/>
          <w:sz w:val="32"/>
          <w:szCs w:val="32"/>
        </w:rPr>
        <w:br w:type="page"/>
      </w:r>
    </w:p>
    <w:p w14:paraId="77CD6D60" w14:textId="66491FE3" w:rsidR="00935F29" w:rsidRDefault="00935F29">
      <w:pPr>
        <w:widowControl/>
        <w:snapToGrid w:val="0"/>
        <w:spacing w:line="360" w:lineRule="auto"/>
        <w:jc w:val="center"/>
        <w:rPr>
          <w:b/>
          <w:bCs/>
          <w:sz w:val="32"/>
          <w:szCs w:val="32"/>
        </w:rPr>
      </w:pPr>
    </w:p>
    <w:p w14:paraId="1EE9F3FD" w14:textId="26F59E28" w:rsidR="00935F29" w:rsidRDefault="006C277A">
      <w:pPr>
        <w:widowControl/>
        <w:snapToGrid w:val="0"/>
        <w:spacing w:line="360" w:lineRule="auto"/>
        <w:jc w:val="center"/>
        <w:rPr>
          <w:rFonts w:ascii="黑体" w:eastAsia="黑体"/>
          <w:sz w:val="32"/>
          <w:szCs w:val="32"/>
        </w:rPr>
      </w:pPr>
      <w:r>
        <w:rPr>
          <w:rFonts w:ascii="黑体" w:eastAsia="黑体" w:hint="eastAsia"/>
          <w:sz w:val="32"/>
          <w:szCs w:val="32"/>
        </w:rPr>
        <w:t>浙江工业大学</w:t>
      </w:r>
    </w:p>
    <w:p w14:paraId="1041EAFC" w14:textId="2CDFB20C" w:rsidR="00935F29" w:rsidRDefault="006C277A">
      <w:pPr>
        <w:pStyle w:val="a8"/>
        <w:snapToGrid w:val="0"/>
        <w:spacing w:line="360" w:lineRule="auto"/>
        <w:jc w:val="center"/>
        <w:rPr>
          <w:rFonts w:ascii="黑体" w:eastAsia="黑体"/>
          <w:sz w:val="32"/>
          <w:szCs w:val="32"/>
        </w:rPr>
      </w:pPr>
      <w:r>
        <w:rPr>
          <w:rFonts w:ascii="黑体" w:eastAsia="黑体" w:hint="eastAsia"/>
          <w:sz w:val="32"/>
          <w:szCs w:val="32"/>
        </w:rPr>
        <w:t>本科生毕业设计(论文、创作)诚信承诺书</w:t>
      </w:r>
    </w:p>
    <w:p w14:paraId="4BE07041" w14:textId="0805011B" w:rsidR="00935F29" w:rsidRDefault="00935F29">
      <w:pPr>
        <w:snapToGrid w:val="0"/>
        <w:spacing w:line="360" w:lineRule="auto"/>
        <w:rPr>
          <w:rFonts w:ascii="Calibri" w:hAnsi="Calibri"/>
          <w:sz w:val="28"/>
          <w:szCs w:val="28"/>
        </w:rPr>
      </w:pPr>
    </w:p>
    <w:p w14:paraId="7C3F5BFB" w14:textId="0F1535BB" w:rsidR="00935F29" w:rsidRDefault="006C277A">
      <w:pPr>
        <w:spacing w:line="444" w:lineRule="auto"/>
        <w:rPr>
          <w:sz w:val="28"/>
          <w:szCs w:val="28"/>
        </w:rPr>
      </w:pPr>
      <w:r>
        <w:rPr>
          <w:rFonts w:hint="eastAsia"/>
          <w:sz w:val="28"/>
          <w:szCs w:val="28"/>
        </w:rPr>
        <w:t>本人慎重承诺和声明：</w:t>
      </w:r>
    </w:p>
    <w:p w14:paraId="39E0A606" w14:textId="24AF3134" w:rsidR="00935F29" w:rsidRDefault="006C277A">
      <w:pPr>
        <w:spacing w:line="360" w:lineRule="auto"/>
        <w:ind w:firstLineChars="200" w:firstLine="560"/>
        <w:rPr>
          <w:sz w:val="28"/>
          <w:szCs w:val="28"/>
        </w:rPr>
      </w:pPr>
      <w:r>
        <w:rPr>
          <w:rFonts w:hint="eastAsia"/>
          <w:sz w:val="28"/>
          <w:szCs w:val="28"/>
        </w:rPr>
        <w:t>1.</w:t>
      </w:r>
      <w:r>
        <w:rPr>
          <w:rFonts w:hint="eastAsia"/>
          <w:sz w:val="28"/>
          <w:szCs w:val="28"/>
        </w:rPr>
        <w:tab/>
      </w:r>
      <w:r>
        <w:rPr>
          <w:rFonts w:hint="eastAsia"/>
          <w:sz w:val="28"/>
          <w:szCs w:val="28"/>
        </w:rPr>
        <w:t>本人在毕业设计（论文、创作）撰写过程中，严格遵守学校有关规定，恪守学术规范，所呈交的毕业设计（论文、创作）是在指导教师指导下独立完成的；</w:t>
      </w:r>
    </w:p>
    <w:p w14:paraId="7A4E168F" w14:textId="1CF44C45" w:rsidR="00935F29" w:rsidRDefault="006C277A">
      <w:pPr>
        <w:spacing w:line="360" w:lineRule="auto"/>
        <w:ind w:firstLineChars="200" w:firstLine="560"/>
        <w:rPr>
          <w:sz w:val="28"/>
          <w:szCs w:val="28"/>
        </w:rPr>
      </w:pPr>
      <w:r>
        <w:rPr>
          <w:rFonts w:hint="eastAsia"/>
          <w:sz w:val="28"/>
          <w:szCs w:val="28"/>
        </w:rPr>
        <w:t>2.</w:t>
      </w:r>
      <w:r>
        <w:rPr>
          <w:rFonts w:hint="eastAsia"/>
          <w:sz w:val="28"/>
          <w:szCs w:val="28"/>
        </w:rPr>
        <w:tab/>
      </w:r>
      <w:r>
        <w:rPr>
          <w:rFonts w:hint="eastAsia"/>
          <w:sz w:val="28"/>
          <w:szCs w:val="28"/>
        </w:rPr>
        <w:t>毕业设计（论文、创作）中无抄袭、剽窃或不正当引用他人学术观点、思想和学术成果，无虚构、篡改试验结果、统计资料、伪造数据和运算程序等情况；</w:t>
      </w:r>
    </w:p>
    <w:p w14:paraId="20C458BF" w14:textId="2B53FBE6" w:rsidR="00935F29" w:rsidRDefault="006C277A">
      <w:pPr>
        <w:spacing w:line="360" w:lineRule="auto"/>
        <w:ind w:firstLineChars="200" w:firstLine="560"/>
        <w:rPr>
          <w:color w:val="FF0000"/>
          <w:sz w:val="28"/>
          <w:szCs w:val="28"/>
        </w:rPr>
      </w:pPr>
      <w:r>
        <w:rPr>
          <w:rFonts w:hint="eastAsia"/>
          <w:color w:val="FF0000"/>
          <w:sz w:val="28"/>
          <w:szCs w:val="28"/>
        </w:rPr>
        <w:t>3.</w:t>
      </w:r>
      <w:r>
        <w:rPr>
          <w:rFonts w:hint="eastAsia"/>
          <w:color w:val="FF0000"/>
          <w:sz w:val="28"/>
          <w:szCs w:val="28"/>
        </w:rPr>
        <w:tab/>
      </w:r>
      <w:r>
        <w:rPr>
          <w:rFonts w:hint="eastAsia"/>
          <w:color w:val="FF0000"/>
          <w:sz w:val="28"/>
          <w:szCs w:val="28"/>
        </w:rPr>
        <w:t>本人严格按照浙江工业大学本科生毕业论文（设计）教学工作规范相关规定使用</w:t>
      </w:r>
      <w:r>
        <w:rPr>
          <w:rFonts w:hint="eastAsia"/>
          <w:color w:val="FF0000"/>
          <w:sz w:val="28"/>
          <w:szCs w:val="28"/>
        </w:rPr>
        <w:t>AI</w:t>
      </w:r>
      <w:r>
        <w:rPr>
          <w:rFonts w:hint="eastAsia"/>
          <w:color w:val="FF0000"/>
          <w:sz w:val="28"/>
          <w:szCs w:val="28"/>
        </w:rPr>
        <w:t>工具，未</w:t>
      </w:r>
      <w:r>
        <w:rPr>
          <w:color w:val="FF0000"/>
          <w:sz w:val="28"/>
          <w:szCs w:val="28"/>
        </w:rPr>
        <w:t>用于选题设计、创新方法构建、数据生成、结论总结等核心学术环节</w:t>
      </w:r>
      <w:r>
        <w:rPr>
          <w:rFonts w:hint="eastAsia"/>
          <w:color w:val="FF0000"/>
          <w:sz w:val="28"/>
          <w:szCs w:val="28"/>
        </w:rPr>
        <w:t>，</w:t>
      </w:r>
      <w:r>
        <w:rPr>
          <w:rFonts w:hint="eastAsia"/>
          <w:color w:val="FF0000"/>
          <w:sz w:val="28"/>
          <w:szCs w:val="28"/>
        </w:rPr>
        <w:t>AI</w:t>
      </w:r>
      <w:r>
        <w:rPr>
          <w:rFonts w:hint="eastAsia"/>
          <w:color w:val="FF0000"/>
          <w:sz w:val="28"/>
          <w:szCs w:val="28"/>
        </w:rPr>
        <w:t>工具使用情况详见附页；</w:t>
      </w:r>
    </w:p>
    <w:p w14:paraId="278D6756" w14:textId="14AFC2BA" w:rsidR="00935F29" w:rsidRDefault="006C277A">
      <w:pPr>
        <w:spacing w:line="360" w:lineRule="auto"/>
        <w:ind w:firstLineChars="200" w:firstLine="560"/>
        <w:rPr>
          <w:sz w:val="28"/>
          <w:szCs w:val="28"/>
        </w:rPr>
      </w:pPr>
      <w:r>
        <w:rPr>
          <w:rFonts w:hint="eastAsia"/>
          <w:sz w:val="28"/>
          <w:szCs w:val="28"/>
        </w:rPr>
        <w:t>4.</w:t>
      </w:r>
      <w:r>
        <w:rPr>
          <w:rFonts w:hint="eastAsia"/>
          <w:sz w:val="28"/>
          <w:szCs w:val="28"/>
        </w:rPr>
        <w:tab/>
      </w:r>
      <w:r>
        <w:rPr>
          <w:rFonts w:hint="eastAsia"/>
          <w:sz w:val="28"/>
          <w:szCs w:val="28"/>
        </w:rPr>
        <w:t>若有违反学术纪律的行为，本人愿意承担一切责任，并接受学校按有关规定给予的处理。</w:t>
      </w:r>
    </w:p>
    <w:p w14:paraId="0388ECE6" w14:textId="38AC3F8D" w:rsidR="00935F29" w:rsidRDefault="000561CA">
      <w:pPr>
        <w:spacing w:line="480" w:lineRule="auto"/>
        <w:ind w:firstLineChars="1900" w:firstLine="5320"/>
        <w:rPr>
          <w:sz w:val="28"/>
          <w:szCs w:val="28"/>
        </w:rPr>
      </w:pPr>
      <w:r w:rsidRPr="000561CA">
        <w:rPr>
          <w:noProof/>
          <w:sz w:val="28"/>
          <w:szCs w:val="28"/>
        </w:rPr>
        <w:drawing>
          <wp:anchor distT="0" distB="0" distL="114300" distR="114300" simplePos="0" relativeHeight="251665408" behindDoc="0" locked="0" layoutInCell="1" allowOverlap="1" wp14:anchorId="5B40943B" wp14:editId="2FCB583F">
            <wp:simplePos x="0" y="0"/>
            <wp:positionH relativeFrom="margin">
              <wp:posOffset>4807585</wp:posOffset>
            </wp:positionH>
            <wp:positionV relativeFrom="paragraph">
              <wp:posOffset>401320</wp:posOffset>
            </wp:positionV>
            <wp:extent cx="577215" cy="1103630"/>
            <wp:effectExtent l="3493" t="0" r="0" b="0"/>
            <wp:wrapNone/>
            <wp:docPr id="1610127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565" t="30320" r="4959" b="14575"/>
                    <a:stretch/>
                  </pic:blipFill>
                  <pic:spPr bwMode="auto">
                    <a:xfrm rot="16200000">
                      <a:off x="0" y="0"/>
                      <a:ext cx="577215" cy="1103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F4EADA" w14:textId="37E25557" w:rsidR="00935F29" w:rsidRPr="000561CA" w:rsidRDefault="00935F29">
      <w:pPr>
        <w:spacing w:line="480" w:lineRule="auto"/>
        <w:ind w:firstLineChars="1900" w:firstLine="5320"/>
        <w:rPr>
          <w:sz w:val="28"/>
          <w:szCs w:val="28"/>
        </w:rPr>
      </w:pPr>
    </w:p>
    <w:p w14:paraId="6CE288FB" w14:textId="28F85D3F" w:rsidR="00935F29" w:rsidRDefault="006C277A">
      <w:pPr>
        <w:spacing w:line="480" w:lineRule="auto"/>
        <w:ind w:firstLineChars="1900" w:firstLine="5320"/>
        <w:rPr>
          <w:sz w:val="28"/>
          <w:szCs w:val="28"/>
        </w:rPr>
      </w:pPr>
      <w:r>
        <w:rPr>
          <w:rFonts w:hint="eastAsia"/>
          <w:sz w:val="28"/>
          <w:szCs w:val="28"/>
        </w:rPr>
        <w:t>学生（签名）：</w:t>
      </w:r>
      <w:r w:rsidR="00A3509B" w:rsidDel="00A3509B">
        <w:rPr>
          <w:rFonts w:hint="eastAsia"/>
          <w:sz w:val="28"/>
          <w:szCs w:val="28"/>
        </w:rPr>
        <w:t xml:space="preserve"> </w:t>
      </w:r>
    </w:p>
    <w:p w14:paraId="49ADF294" w14:textId="77777777" w:rsidR="00935F29" w:rsidRDefault="00935F29">
      <w:pPr>
        <w:spacing w:line="480" w:lineRule="auto"/>
        <w:ind w:firstLineChars="200" w:firstLine="560"/>
        <w:rPr>
          <w:sz w:val="28"/>
          <w:szCs w:val="28"/>
        </w:rPr>
      </w:pPr>
    </w:p>
    <w:p w14:paraId="313FF919" w14:textId="139FC564" w:rsidR="00935F29" w:rsidRDefault="006C277A">
      <w:pPr>
        <w:spacing w:line="480" w:lineRule="auto"/>
        <w:ind w:firstLineChars="200" w:firstLine="560"/>
        <w:rPr>
          <w:sz w:val="28"/>
          <w:szCs w:val="28"/>
        </w:rPr>
      </w:pPr>
      <w:r>
        <w:rPr>
          <w:rFonts w:hint="eastAsia"/>
          <w:sz w:val="28"/>
          <w:szCs w:val="28"/>
        </w:rPr>
        <w:t xml:space="preserve">                                  2025</w:t>
      </w:r>
      <w:r>
        <w:rPr>
          <w:rFonts w:hint="eastAsia"/>
          <w:sz w:val="28"/>
          <w:szCs w:val="28"/>
        </w:rPr>
        <w:t>年</w:t>
      </w:r>
      <w:r>
        <w:rPr>
          <w:rFonts w:hint="eastAsia"/>
          <w:sz w:val="28"/>
          <w:szCs w:val="28"/>
        </w:rPr>
        <w:t xml:space="preserve">   </w:t>
      </w:r>
      <w:r w:rsidR="00A3509B">
        <w:rPr>
          <w:rFonts w:hint="eastAsia"/>
          <w:sz w:val="28"/>
          <w:szCs w:val="28"/>
        </w:rPr>
        <w:t>5</w:t>
      </w:r>
      <w:r>
        <w:rPr>
          <w:rFonts w:hint="eastAsia"/>
          <w:sz w:val="28"/>
          <w:szCs w:val="28"/>
        </w:rPr>
        <w:t>月</w:t>
      </w:r>
      <w:r>
        <w:rPr>
          <w:rFonts w:hint="eastAsia"/>
          <w:sz w:val="28"/>
          <w:szCs w:val="28"/>
        </w:rPr>
        <w:t xml:space="preserve">   </w:t>
      </w:r>
      <w:r w:rsidR="00A3509B">
        <w:rPr>
          <w:rFonts w:hint="eastAsia"/>
          <w:sz w:val="28"/>
          <w:szCs w:val="28"/>
        </w:rPr>
        <w:t>30</w:t>
      </w:r>
      <w:r>
        <w:rPr>
          <w:rFonts w:hint="eastAsia"/>
          <w:sz w:val="28"/>
          <w:szCs w:val="28"/>
        </w:rPr>
        <w:t>日</w:t>
      </w:r>
    </w:p>
    <w:p w14:paraId="7E440C0B" w14:textId="77777777" w:rsidR="00935F29" w:rsidRDefault="006C277A">
      <w:pPr>
        <w:widowControl/>
        <w:spacing w:line="240" w:lineRule="auto"/>
        <w:jc w:val="left"/>
        <w:rPr>
          <w:rFonts w:eastAsia="楷体_GB2312"/>
          <w:b/>
          <w:sz w:val="36"/>
          <w:szCs w:val="36"/>
        </w:rPr>
      </w:pPr>
      <w:r>
        <w:rPr>
          <w:b/>
          <w:sz w:val="36"/>
          <w:szCs w:val="36"/>
        </w:rPr>
        <w:br w:type="page"/>
      </w:r>
    </w:p>
    <w:p w14:paraId="138F0BA4" w14:textId="77777777" w:rsidR="00935F29" w:rsidRDefault="00935F29">
      <w:pPr>
        <w:widowControl/>
        <w:snapToGrid w:val="0"/>
        <w:spacing w:line="360" w:lineRule="auto"/>
        <w:jc w:val="center"/>
        <w:rPr>
          <w:rFonts w:ascii="黑体" w:eastAsia="黑体"/>
          <w:sz w:val="32"/>
          <w:szCs w:val="32"/>
        </w:rPr>
      </w:pPr>
    </w:p>
    <w:p w14:paraId="770FDF4E" w14:textId="77777777" w:rsidR="00B42B78" w:rsidRPr="0060164D" w:rsidRDefault="00B42B78" w:rsidP="00B42B78">
      <w:pPr>
        <w:spacing w:line="360" w:lineRule="auto"/>
        <w:jc w:val="center"/>
        <w:rPr>
          <w:rFonts w:eastAsia="黑体"/>
          <w:sz w:val="32"/>
          <w:szCs w:val="32"/>
        </w:rPr>
      </w:pPr>
      <w:r>
        <w:rPr>
          <w:rFonts w:eastAsia="黑体" w:hint="eastAsia"/>
          <w:b/>
          <w:bCs/>
          <w:sz w:val="32"/>
          <w:szCs w:val="32"/>
        </w:rPr>
        <w:t>本科生毕业设计（论文、创作）任务书</w:t>
      </w:r>
    </w:p>
    <w:p w14:paraId="1A9C1F57" w14:textId="77777777" w:rsidR="00B42B78" w:rsidRPr="00BB552B" w:rsidRDefault="00B42B78" w:rsidP="00B42B78">
      <w:pPr>
        <w:jc w:val="center"/>
        <w:rPr>
          <w:sz w:val="21"/>
          <w:szCs w:val="21"/>
        </w:rPr>
      </w:pPr>
      <w:r w:rsidRPr="00BB552B">
        <w:rPr>
          <w:rFonts w:hint="eastAsia"/>
          <w:sz w:val="21"/>
          <w:szCs w:val="21"/>
        </w:rPr>
        <w:t>专</w:t>
      </w:r>
      <w:r w:rsidRPr="00BB552B">
        <w:rPr>
          <w:sz w:val="21"/>
          <w:szCs w:val="21"/>
        </w:rPr>
        <w:t xml:space="preserve"> </w:t>
      </w:r>
      <w:r w:rsidRPr="00BB552B">
        <w:rPr>
          <w:rFonts w:hint="eastAsia"/>
          <w:sz w:val="21"/>
          <w:szCs w:val="21"/>
        </w:rPr>
        <w:t>业</w:t>
      </w:r>
      <w:r w:rsidRPr="00BB552B">
        <w:rPr>
          <w:sz w:val="21"/>
          <w:szCs w:val="21"/>
        </w:rPr>
        <w:t xml:space="preserve"> </w:t>
      </w:r>
      <w:r w:rsidRPr="00BB552B">
        <w:rPr>
          <w:sz w:val="21"/>
          <w:szCs w:val="21"/>
          <w:u w:val="single"/>
        </w:rPr>
        <w:t xml:space="preserve"> </w:t>
      </w:r>
      <w:r w:rsidRPr="00BB552B">
        <w:rPr>
          <w:rFonts w:hint="eastAsia"/>
          <w:noProof/>
          <w:sz w:val="21"/>
          <w:szCs w:val="21"/>
          <w:u w:val="single"/>
        </w:rPr>
        <w:t>通信工程</w:t>
      </w:r>
      <w:r w:rsidRPr="00BB552B">
        <w:rPr>
          <w:sz w:val="21"/>
          <w:szCs w:val="21"/>
          <w:u w:val="single"/>
        </w:rPr>
        <w:t xml:space="preserve"> </w:t>
      </w:r>
      <w:r w:rsidRPr="00BB552B">
        <w:rPr>
          <w:sz w:val="21"/>
          <w:szCs w:val="21"/>
        </w:rPr>
        <w:t xml:space="preserve"> </w:t>
      </w:r>
      <w:r w:rsidRPr="00BB552B">
        <w:rPr>
          <w:rFonts w:hint="eastAsia"/>
          <w:sz w:val="21"/>
          <w:szCs w:val="21"/>
        </w:rPr>
        <w:t>班</w:t>
      </w:r>
      <w:r w:rsidRPr="00BB552B">
        <w:rPr>
          <w:sz w:val="21"/>
          <w:szCs w:val="21"/>
        </w:rPr>
        <w:t xml:space="preserve">   </w:t>
      </w:r>
      <w:r w:rsidRPr="00BB552B">
        <w:rPr>
          <w:rFonts w:hint="eastAsia"/>
          <w:sz w:val="21"/>
          <w:szCs w:val="21"/>
        </w:rPr>
        <w:t>级</w:t>
      </w:r>
      <w:r w:rsidRPr="00BB552B">
        <w:rPr>
          <w:sz w:val="21"/>
          <w:szCs w:val="21"/>
        </w:rPr>
        <w:t xml:space="preserve"> </w:t>
      </w:r>
      <w:r w:rsidRPr="00BB552B">
        <w:rPr>
          <w:sz w:val="21"/>
          <w:szCs w:val="21"/>
          <w:u w:val="single"/>
        </w:rPr>
        <w:t xml:space="preserve"> </w:t>
      </w:r>
      <w:r w:rsidRPr="00BB552B">
        <w:rPr>
          <w:noProof/>
          <w:sz w:val="21"/>
          <w:szCs w:val="21"/>
          <w:u w:val="single"/>
        </w:rPr>
        <w:t>2021</w:t>
      </w:r>
      <w:r w:rsidRPr="00BB552B">
        <w:rPr>
          <w:rFonts w:hint="eastAsia"/>
          <w:noProof/>
          <w:sz w:val="21"/>
          <w:szCs w:val="21"/>
          <w:u w:val="single"/>
        </w:rPr>
        <w:t>通信工程</w:t>
      </w:r>
      <w:r w:rsidRPr="00BB552B">
        <w:rPr>
          <w:noProof/>
          <w:sz w:val="21"/>
          <w:szCs w:val="21"/>
          <w:u w:val="single"/>
        </w:rPr>
        <w:t>04</w:t>
      </w:r>
      <w:r w:rsidRPr="00BB552B">
        <w:rPr>
          <w:sz w:val="21"/>
          <w:szCs w:val="21"/>
          <w:u w:val="single"/>
        </w:rPr>
        <w:t xml:space="preserve"> </w:t>
      </w:r>
      <w:r w:rsidRPr="00BB552B">
        <w:rPr>
          <w:sz w:val="21"/>
          <w:szCs w:val="21"/>
        </w:rPr>
        <w:t xml:space="preserve">  </w:t>
      </w:r>
      <w:r w:rsidRPr="00BB552B">
        <w:rPr>
          <w:rFonts w:hint="eastAsia"/>
          <w:sz w:val="21"/>
          <w:szCs w:val="21"/>
        </w:rPr>
        <w:t>学生姓名</w:t>
      </w:r>
      <w:r w:rsidRPr="00BB552B">
        <w:rPr>
          <w:sz w:val="21"/>
          <w:szCs w:val="21"/>
        </w:rPr>
        <w:t>/</w:t>
      </w:r>
      <w:r w:rsidRPr="00BB552B">
        <w:rPr>
          <w:rFonts w:hint="eastAsia"/>
          <w:sz w:val="21"/>
          <w:szCs w:val="21"/>
        </w:rPr>
        <w:t>学号</w:t>
      </w:r>
      <w:r w:rsidRPr="00BB552B">
        <w:rPr>
          <w:sz w:val="21"/>
          <w:szCs w:val="21"/>
          <w:u w:val="single"/>
        </w:rPr>
        <w:t xml:space="preserve"> </w:t>
      </w:r>
      <w:r w:rsidRPr="00BB552B">
        <w:rPr>
          <w:rFonts w:hint="eastAsia"/>
          <w:noProof/>
          <w:sz w:val="21"/>
          <w:szCs w:val="21"/>
          <w:u w:val="single"/>
        </w:rPr>
        <w:t>陈耿洋</w:t>
      </w:r>
      <w:r w:rsidRPr="00BB552B">
        <w:rPr>
          <w:noProof/>
          <w:sz w:val="21"/>
          <w:szCs w:val="21"/>
          <w:u w:val="single"/>
        </w:rPr>
        <w:t>/202105110503</w:t>
      </w:r>
      <w:r w:rsidRPr="00BB552B">
        <w:rPr>
          <w:sz w:val="21"/>
          <w:szCs w:val="21"/>
          <w:u w:val="single"/>
        </w:rPr>
        <w:t xml:space="preserve"> </w:t>
      </w:r>
    </w:p>
    <w:p w14:paraId="2E5E88D2" w14:textId="77777777" w:rsidR="00B42B78" w:rsidRDefault="00B42B78" w:rsidP="00B42B78">
      <w:pPr>
        <w:spacing w:line="420" w:lineRule="auto"/>
        <w:rPr>
          <w:u w:val="single"/>
        </w:rPr>
      </w:pPr>
      <w:r>
        <w:rPr>
          <w:rFonts w:hint="eastAsia"/>
          <w:b/>
          <w:bCs/>
        </w:rPr>
        <w:t>一、设计（论文、创作）题目：</w:t>
      </w:r>
      <w:r>
        <w:rPr>
          <w:rFonts w:hint="eastAsia"/>
          <w:b/>
          <w:bCs/>
          <w:u w:val="single"/>
        </w:rPr>
        <w:t xml:space="preserve"> </w:t>
      </w:r>
      <w:r>
        <w:rPr>
          <w:b/>
          <w:bCs/>
          <w:noProof/>
          <w:u w:val="single"/>
        </w:rPr>
        <w:t>课程知识图谱系统的设计及开发</w:t>
      </w:r>
      <w:r>
        <w:rPr>
          <w:rFonts w:hint="eastAsia"/>
          <w:b/>
          <w:color w:val="000000"/>
          <w:u w:val="single"/>
          <w:shd w:val="clear" w:color="auto" w:fill="FFFFFF"/>
        </w:rPr>
        <w:t xml:space="preserve"> </w:t>
      </w:r>
    </w:p>
    <w:p w14:paraId="7BB39CFA" w14:textId="77777777" w:rsidR="00B42B78" w:rsidRDefault="00B42B78" w:rsidP="00B42B78">
      <w:pPr>
        <w:spacing w:line="360" w:lineRule="auto"/>
        <w:rPr>
          <w:b/>
          <w:bCs/>
        </w:rPr>
      </w:pPr>
      <w:r>
        <w:rPr>
          <w:rFonts w:hint="eastAsia"/>
          <w:b/>
          <w:bCs/>
        </w:rPr>
        <w:t>二、主要任务与目标：</w:t>
      </w:r>
    </w:p>
    <w:p w14:paraId="349A27F8" w14:textId="77777777" w:rsidR="00B42B78" w:rsidRPr="00BB552B" w:rsidRDefault="00B42B78" w:rsidP="00B42B78">
      <w:pPr>
        <w:spacing w:line="360" w:lineRule="auto"/>
        <w:rPr>
          <w:sz w:val="21"/>
          <w:szCs w:val="21"/>
          <w:u w:val="single"/>
        </w:rPr>
      </w:pPr>
      <w:r w:rsidRPr="00BB552B">
        <w:rPr>
          <w:rFonts w:hint="eastAsia"/>
          <w:noProof/>
          <w:sz w:val="21"/>
          <w:szCs w:val="21"/>
          <w:u w:val="single"/>
        </w:rPr>
        <w:t>设计并实现一个课程知识图谱构建系统，该系统允许教师和学生手动输入或编辑知识点及其关系，并关联各种形式的教学材料，包括但不限于文本资料、相关链接、教学视频和习题。此外，系统应能通过图形化界面直观地展示这些信息，特别是利用思维导图等可视化工具来帮助用户更好地理解和学习课程内容。系统还需提供</w:t>
      </w:r>
      <w:r w:rsidRPr="00BB552B">
        <w:rPr>
          <w:noProof/>
          <w:sz w:val="21"/>
          <w:szCs w:val="21"/>
          <w:u w:val="single"/>
        </w:rPr>
        <w:t>API</w:t>
      </w:r>
      <w:r w:rsidRPr="00BB552B">
        <w:rPr>
          <w:rFonts w:hint="eastAsia"/>
          <w:noProof/>
          <w:sz w:val="21"/>
          <w:szCs w:val="21"/>
          <w:u w:val="single"/>
        </w:rPr>
        <w:t>接口以供外部应用调用，如在线学习平台。</w:t>
      </w:r>
    </w:p>
    <w:p w14:paraId="18FC2665" w14:textId="77777777" w:rsidR="00B42B78" w:rsidRDefault="00B42B78" w:rsidP="00B42B78">
      <w:pPr>
        <w:spacing w:line="360" w:lineRule="auto"/>
        <w:rPr>
          <w:b/>
          <w:bCs/>
        </w:rPr>
      </w:pPr>
      <w:r>
        <w:rPr>
          <w:rFonts w:hint="eastAsia"/>
          <w:b/>
          <w:bCs/>
        </w:rPr>
        <w:t>三、主要内容与基本要求：</w:t>
      </w:r>
    </w:p>
    <w:p w14:paraId="1C59A73E" w14:textId="77777777" w:rsidR="00B42B78" w:rsidRPr="00BB552B" w:rsidRDefault="00B42B78" w:rsidP="00B42B78">
      <w:pPr>
        <w:spacing w:line="360" w:lineRule="auto"/>
        <w:rPr>
          <w:sz w:val="21"/>
          <w:szCs w:val="21"/>
          <w:u w:val="single"/>
        </w:rPr>
      </w:pPr>
      <w:r w:rsidRPr="00BB552B">
        <w:rPr>
          <w:noProof/>
          <w:sz w:val="21"/>
          <w:szCs w:val="21"/>
          <w:u w:val="single"/>
        </w:rPr>
        <w:t>1.</w:t>
      </w:r>
      <w:r w:rsidRPr="00BB552B">
        <w:rPr>
          <w:rFonts w:hint="eastAsia"/>
          <w:noProof/>
          <w:sz w:val="21"/>
          <w:szCs w:val="21"/>
          <w:u w:val="single"/>
        </w:rPr>
        <w:t>完成课程知识图谱系统的总体架构设计，包括数据存储、用户界面设计、前后端交互等模块。</w:t>
      </w:r>
    </w:p>
    <w:p w14:paraId="3671B1FE" w14:textId="77777777" w:rsidR="00B42B78" w:rsidRPr="00BB552B" w:rsidRDefault="00B42B78" w:rsidP="00B42B78">
      <w:pPr>
        <w:spacing w:line="360" w:lineRule="auto"/>
        <w:rPr>
          <w:sz w:val="21"/>
          <w:szCs w:val="21"/>
          <w:u w:val="single"/>
        </w:rPr>
      </w:pPr>
      <w:r w:rsidRPr="00BB552B">
        <w:rPr>
          <w:noProof/>
          <w:sz w:val="21"/>
          <w:szCs w:val="21"/>
          <w:u w:val="single"/>
        </w:rPr>
        <w:t>2.</w:t>
      </w:r>
      <w:r w:rsidRPr="00BB552B">
        <w:rPr>
          <w:rFonts w:hint="eastAsia"/>
          <w:noProof/>
          <w:sz w:val="21"/>
          <w:szCs w:val="21"/>
          <w:u w:val="single"/>
        </w:rPr>
        <w:t>开发基于</w:t>
      </w:r>
      <w:r w:rsidRPr="00BB552B">
        <w:rPr>
          <w:noProof/>
          <w:sz w:val="21"/>
          <w:szCs w:val="21"/>
          <w:u w:val="single"/>
        </w:rPr>
        <w:t>Vue.js</w:t>
      </w:r>
      <w:r w:rsidRPr="00BB552B">
        <w:rPr>
          <w:rFonts w:hint="eastAsia"/>
          <w:noProof/>
          <w:sz w:val="21"/>
          <w:szCs w:val="21"/>
          <w:u w:val="single"/>
        </w:rPr>
        <w:t>的前端界面，使用户能够方便地添加、编辑和查看知识点以及它们之间的关系；同时，也允许用户上传或关联各类教学材料（文本、链接、视频、习题等）。</w:t>
      </w:r>
    </w:p>
    <w:p w14:paraId="42C62727" w14:textId="77777777" w:rsidR="00B42B78" w:rsidRPr="00BB552B" w:rsidRDefault="00B42B78" w:rsidP="00B42B78">
      <w:pPr>
        <w:spacing w:line="360" w:lineRule="auto"/>
        <w:rPr>
          <w:sz w:val="21"/>
          <w:szCs w:val="21"/>
          <w:u w:val="single"/>
        </w:rPr>
      </w:pPr>
      <w:r w:rsidRPr="00BB552B">
        <w:rPr>
          <w:noProof/>
          <w:sz w:val="21"/>
          <w:szCs w:val="21"/>
          <w:u w:val="single"/>
        </w:rPr>
        <w:t>3.</w:t>
      </w:r>
      <w:r w:rsidRPr="00BB552B">
        <w:rPr>
          <w:rFonts w:hint="eastAsia"/>
          <w:noProof/>
          <w:sz w:val="21"/>
          <w:szCs w:val="21"/>
          <w:u w:val="single"/>
        </w:rPr>
        <w:t>使用</w:t>
      </w:r>
      <w:r w:rsidRPr="00BB552B">
        <w:rPr>
          <w:noProof/>
          <w:sz w:val="21"/>
          <w:szCs w:val="21"/>
          <w:u w:val="single"/>
        </w:rPr>
        <w:t>Spring Boot</w:t>
      </w:r>
      <w:r w:rsidRPr="00BB552B">
        <w:rPr>
          <w:rFonts w:hint="eastAsia"/>
          <w:noProof/>
          <w:sz w:val="21"/>
          <w:szCs w:val="21"/>
          <w:u w:val="single"/>
        </w:rPr>
        <w:t>框架搭建后端服务，处理业务逻辑，管理数据传输和安全问题，为前端提供稳定的数据支持和服务接口。</w:t>
      </w:r>
    </w:p>
    <w:p w14:paraId="46D8E0C1" w14:textId="77777777" w:rsidR="00B42B78" w:rsidRPr="00BB552B" w:rsidRDefault="00B42B78" w:rsidP="00B42B78">
      <w:pPr>
        <w:spacing w:line="360" w:lineRule="auto"/>
        <w:rPr>
          <w:sz w:val="21"/>
          <w:szCs w:val="21"/>
          <w:u w:val="single"/>
        </w:rPr>
      </w:pPr>
      <w:r w:rsidRPr="00BB552B">
        <w:rPr>
          <w:noProof/>
          <w:sz w:val="21"/>
          <w:szCs w:val="21"/>
          <w:u w:val="single"/>
        </w:rPr>
        <w:t>4.</w:t>
      </w:r>
      <w:r w:rsidRPr="00BB552B">
        <w:rPr>
          <w:rFonts w:hint="eastAsia"/>
          <w:noProof/>
          <w:sz w:val="21"/>
          <w:szCs w:val="21"/>
          <w:u w:val="single"/>
        </w:rPr>
        <w:t>构建</w:t>
      </w:r>
      <w:r w:rsidRPr="00BB552B">
        <w:rPr>
          <w:noProof/>
          <w:sz w:val="21"/>
          <w:szCs w:val="21"/>
          <w:u w:val="single"/>
        </w:rPr>
        <w:t>MySQL</w:t>
      </w:r>
      <w:r w:rsidRPr="00BB552B">
        <w:rPr>
          <w:rFonts w:hint="eastAsia"/>
          <w:noProof/>
          <w:sz w:val="21"/>
          <w:szCs w:val="21"/>
          <w:u w:val="single"/>
        </w:rPr>
        <w:t>数据库模式，用于存储课程资料、知识点、教学材料及其相互关系。</w:t>
      </w:r>
    </w:p>
    <w:p w14:paraId="093320F0" w14:textId="77777777" w:rsidR="00B42B78" w:rsidRPr="00BB552B" w:rsidRDefault="00B42B78" w:rsidP="00B42B78">
      <w:pPr>
        <w:spacing w:line="360" w:lineRule="auto"/>
        <w:rPr>
          <w:sz w:val="21"/>
          <w:szCs w:val="21"/>
          <w:u w:val="single"/>
        </w:rPr>
      </w:pPr>
      <w:r w:rsidRPr="00BB552B">
        <w:rPr>
          <w:noProof/>
          <w:sz w:val="21"/>
          <w:szCs w:val="21"/>
          <w:u w:val="single"/>
        </w:rPr>
        <w:t>5.</w:t>
      </w:r>
      <w:r w:rsidRPr="00BB552B">
        <w:rPr>
          <w:rFonts w:hint="eastAsia"/>
          <w:noProof/>
          <w:sz w:val="21"/>
          <w:szCs w:val="21"/>
          <w:u w:val="single"/>
        </w:rPr>
        <w:t>提供</w:t>
      </w:r>
      <w:r w:rsidRPr="00BB552B">
        <w:rPr>
          <w:noProof/>
          <w:sz w:val="21"/>
          <w:szCs w:val="21"/>
          <w:u w:val="single"/>
        </w:rPr>
        <w:t>RESTful API</w:t>
      </w:r>
      <w:r w:rsidRPr="00BB552B">
        <w:rPr>
          <w:rFonts w:hint="eastAsia"/>
          <w:noProof/>
          <w:sz w:val="21"/>
          <w:szCs w:val="21"/>
          <w:u w:val="single"/>
        </w:rPr>
        <w:t>接口，支持前后端分离架构，使前端可以调用后端服务，同时也便于第三方应用集成。</w:t>
      </w:r>
    </w:p>
    <w:p w14:paraId="09833BFB" w14:textId="77777777" w:rsidR="00B42B78" w:rsidRPr="00BB552B" w:rsidRDefault="00B42B78" w:rsidP="00B42B78">
      <w:pPr>
        <w:spacing w:line="360" w:lineRule="auto"/>
        <w:rPr>
          <w:sz w:val="21"/>
          <w:szCs w:val="21"/>
          <w:u w:val="single"/>
        </w:rPr>
      </w:pPr>
      <w:r w:rsidRPr="00BB552B">
        <w:rPr>
          <w:noProof/>
          <w:sz w:val="21"/>
          <w:szCs w:val="21"/>
          <w:u w:val="single"/>
        </w:rPr>
        <w:t>6.</w:t>
      </w:r>
      <w:r w:rsidRPr="00BB552B">
        <w:rPr>
          <w:rFonts w:hint="eastAsia"/>
          <w:noProof/>
          <w:sz w:val="21"/>
          <w:szCs w:val="21"/>
          <w:u w:val="single"/>
        </w:rPr>
        <w:t>集成思维导图或其他适合的知识可视化工具，使用户可以通过图形化的方式浏览和理解知识结构。</w:t>
      </w:r>
    </w:p>
    <w:p w14:paraId="0AA0C6C8" w14:textId="77777777" w:rsidR="00B42B78" w:rsidRPr="00BB552B" w:rsidRDefault="00B42B78" w:rsidP="00B42B78">
      <w:pPr>
        <w:spacing w:line="360" w:lineRule="auto"/>
        <w:rPr>
          <w:sz w:val="21"/>
          <w:szCs w:val="21"/>
          <w:u w:val="single"/>
        </w:rPr>
      </w:pPr>
      <w:r w:rsidRPr="00BB552B">
        <w:rPr>
          <w:noProof/>
          <w:sz w:val="21"/>
          <w:szCs w:val="21"/>
          <w:u w:val="single"/>
        </w:rPr>
        <w:t>7.</w:t>
      </w:r>
      <w:r w:rsidRPr="00BB552B">
        <w:rPr>
          <w:rFonts w:hint="eastAsia"/>
          <w:noProof/>
          <w:sz w:val="21"/>
          <w:szCs w:val="21"/>
          <w:u w:val="single"/>
        </w:rPr>
        <w:t>撰写毕业论文和提交相关设计文档、代码、测试报告等。</w:t>
      </w:r>
    </w:p>
    <w:p w14:paraId="54F69BC8" w14:textId="77777777" w:rsidR="00B42B78" w:rsidRDefault="00B42B78" w:rsidP="00B42B78">
      <w:pPr>
        <w:spacing w:line="360" w:lineRule="auto"/>
        <w:rPr>
          <w:b/>
          <w:bCs/>
        </w:rPr>
      </w:pPr>
      <w:r>
        <w:rPr>
          <w:rFonts w:hint="eastAsia"/>
          <w:b/>
          <w:bCs/>
        </w:rPr>
        <w:t>四、计划进度：</w:t>
      </w:r>
    </w:p>
    <w:p w14:paraId="13C3192E" w14:textId="0B441B4F" w:rsidR="00B42B78" w:rsidRPr="00BB552B" w:rsidRDefault="00B42B78" w:rsidP="00B42B78">
      <w:pPr>
        <w:spacing w:line="360" w:lineRule="auto"/>
        <w:rPr>
          <w:sz w:val="21"/>
          <w:szCs w:val="21"/>
          <w:u w:val="single"/>
        </w:rPr>
      </w:pPr>
      <w:r w:rsidRPr="00BB552B">
        <w:rPr>
          <w:noProof/>
          <w:sz w:val="21"/>
          <w:szCs w:val="21"/>
          <w:u w:val="single"/>
        </w:rPr>
        <w:t xml:space="preserve">1.2024.12.1~2025.2.28 </w:t>
      </w:r>
      <w:r w:rsidRPr="00BB552B">
        <w:rPr>
          <w:rFonts w:hint="eastAsia"/>
          <w:noProof/>
          <w:sz w:val="21"/>
          <w:szCs w:val="21"/>
          <w:u w:val="single"/>
        </w:rPr>
        <w:t>收集有关知识图谱、前端开发（</w:t>
      </w:r>
      <w:r w:rsidRPr="00BB552B">
        <w:rPr>
          <w:noProof/>
          <w:sz w:val="21"/>
          <w:szCs w:val="21"/>
          <w:u w:val="single"/>
        </w:rPr>
        <w:t>Vue.js</w:t>
      </w:r>
      <w:r w:rsidRPr="00BB552B">
        <w:rPr>
          <w:rFonts w:hint="eastAsia"/>
          <w:noProof/>
          <w:sz w:val="21"/>
          <w:szCs w:val="21"/>
          <w:u w:val="single"/>
        </w:rPr>
        <w:t>）、后端开发（</w:t>
      </w:r>
      <w:r w:rsidRPr="00BB552B">
        <w:rPr>
          <w:noProof/>
          <w:sz w:val="21"/>
          <w:szCs w:val="21"/>
          <w:u w:val="single"/>
        </w:rPr>
        <w:t>Spring Boot</w:t>
      </w:r>
      <w:r w:rsidRPr="00BB552B">
        <w:rPr>
          <w:rFonts w:hint="eastAsia"/>
          <w:noProof/>
          <w:sz w:val="21"/>
          <w:szCs w:val="21"/>
          <w:u w:val="single"/>
        </w:rPr>
        <w:t>）、数据库管理（</w:t>
      </w:r>
      <w:r w:rsidRPr="00BB552B">
        <w:rPr>
          <w:noProof/>
          <w:sz w:val="21"/>
          <w:szCs w:val="21"/>
          <w:u w:val="single"/>
        </w:rPr>
        <w:t>MySQL</w:t>
      </w:r>
      <w:r w:rsidRPr="00BB552B">
        <w:rPr>
          <w:rFonts w:hint="eastAsia"/>
          <w:noProof/>
          <w:sz w:val="21"/>
          <w:szCs w:val="21"/>
          <w:u w:val="single"/>
        </w:rPr>
        <w:t>）和技术可视化（如思维导图）的技术资料；完成文献综述和外文翻译；熟悉课题，做好开题准备。</w:t>
      </w:r>
    </w:p>
    <w:p w14:paraId="3EA9C52A" w14:textId="77777777" w:rsidR="00B42B78" w:rsidRPr="00BB552B" w:rsidRDefault="00B42B78" w:rsidP="00B42B78">
      <w:pPr>
        <w:spacing w:line="360" w:lineRule="auto"/>
        <w:rPr>
          <w:sz w:val="21"/>
          <w:szCs w:val="21"/>
          <w:u w:val="single"/>
        </w:rPr>
      </w:pPr>
      <w:r w:rsidRPr="00BB552B">
        <w:rPr>
          <w:noProof/>
          <w:sz w:val="21"/>
          <w:szCs w:val="21"/>
          <w:u w:val="single"/>
        </w:rPr>
        <w:t xml:space="preserve">2.2025.3.1~3.7 </w:t>
      </w:r>
      <w:r w:rsidRPr="00BB552B">
        <w:rPr>
          <w:rFonts w:hint="eastAsia"/>
          <w:noProof/>
          <w:sz w:val="21"/>
          <w:szCs w:val="21"/>
          <w:u w:val="single"/>
        </w:rPr>
        <w:t>完成开题报告，参加开题交流；</w:t>
      </w:r>
    </w:p>
    <w:p w14:paraId="11FDB2BA" w14:textId="77777777" w:rsidR="00B42B78" w:rsidRPr="00BB552B" w:rsidRDefault="00B42B78" w:rsidP="00B42B78">
      <w:pPr>
        <w:spacing w:line="360" w:lineRule="auto"/>
        <w:rPr>
          <w:sz w:val="21"/>
          <w:szCs w:val="21"/>
          <w:u w:val="single"/>
        </w:rPr>
      </w:pPr>
      <w:r w:rsidRPr="00BB552B">
        <w:rPr>
          <w:noProof/>
          <w:sz w:val="21"/>
          <w:szCs w:val="21"/>
          <w:u w:val="single"/>
        </w:rPr>
        <w:t xml:space="preserve">3.2025.3.8~4.18 </w:t>
      </w:r>
      <w:r w:rsidRPr="00BB552B">
        <w:rPr>
          <w:rFonts w:hint="eastAsia"/>
          <w:noProof/>
          <w:sz w:val="21"/>
          <w:szCs w:val="21"/>
          <w:u w:val="single"/>
        </w:rPr>
        <w:t>完成系统的主要功能模块的设计与编码，接受中期检查；</w:t>
      </w:r>
    </w:p>
    <w:p w14:paraId="4CBE5493" w14:textId="77777777" w:rsidR="00B42B78" w:rsidRPr="00BB552B" w:rsidRDefault="00B42B78" w:rsidP="00B42B78">
      <w:pPr>
        <w:spacing w:line="360" w:lineRule="auto"/>
        <w:rPr>
          <w:sz w:val="21"/>
          <w:szCs w:val="21"/>
          <w:u w:val="single"/>
        </w:rPr>
      </w:pPr>
      <w:r w:rsidRPr="00BB552B">
        <w:rPr>
          <w:noProof/>
          <w:sz w:val="21"/>
          <w:szCs w:val="21"/>
          <w:u w:val="single"/>
        </w:rPr>
        <w:t xml:space="preserve">4.2025.4.19~5.23 </w:t>
      </w:r>
      <w:r w:rsidRPr="00BB552B">
        <w:rPr>
          <w:rFonts w:hint="eastAsia"/>
          <w:noProof/>
          <w:sz w:val="21"/>
          <w:szCs w:val="21"/>
          <w:u w:val="single"/>
        </w:rPr>
        <w:t>进行系统集成测试，优化性能，完成最终版本。撰写毕业论文初稿，并进行修改；</w:t>
      </w:r>
    </w:p>
    <w:p w14:paraId="3CBF5E6C" w14:textId="77777777" w:rsidR="00B42B78" w:rsidRDefault="00B42B78" w:rsidP="00B42B78">
      <w:pPr>
        <w:spacing w:line="360" w:lineRule="auto"/>
        <w:rPr>
          <w:u w:val="single"/>
        </w:rPr>
      </w:pPr>
      <w:r w:rsidRPr="00BB552B">
        <w:rPr>
          <w:noProof/>
          <w:sz w:val="21"/>
          <w:szCs w:val="21"/>
          <w:u w:val="single"/>
        </w:rPr>
        <w:t xml:space="preserve">5.2025.5.24~6.2 </w:t>
      </w:r>
      <w:r w:rsidRPr="00BB552B">
        <w:rPr>
          <w:rFonts w:hint="eastAsia"/>
          <w:noProof/>
          <w:sz w:val="21"/>
          <w:szCs w:val="21"/>
          <w:u w:val="single"/>
        </w:rPr>
        <w:t>准备毕业论文答辩，提交所有必要的文档资料</w:t>
      </w:r>
    </w:p>
    <w:p w14:paraId="149638F8" w14:textId="77777777" w:rsidR="00B42B78" w:rsidRDefault="00B42B78" w:rsidP="00B42B78">
      <w:pPr>
        <w:spacing w:line="360" w:lineRule="auto"/>
        <w:rPr>
          <w:b/>
          <w:bCs/>
        </w:rPr>
      </w:pPr>
      <w:r>
        <w:rPr>
          <w:rFonts w:hint="eastAsia"/>
          <w:b/>
          <w:bCs/>
        </w:rPr>
        <w:t>五、主要参考文献：</w:t>
      </w:r>
    </w:p>
    <w:p w14:paraId="62142C80" w14:textId="7BDD2F26" w:rsidR="00B42B78" w:rsidRPr="00BB552B" w:rsidRDefault="00B42B78" w:rsidP="00B42B78">
      <w:pPr>
        <w:spacing w:line="360" w:lineRule="auto"/>
        <w:rPr>
          <w:sz w:val="21"/>
          <w:szCs w:val="21"/>
          <w:u w:val="single"/>
        </w:rPr>
      </w:pPr>
      <w:r w:rsidRPr="00BB552B">
        <w:rPr>
          <w:noProof/>
          <w:sz w:val="21"/>
          <w:szCs w:val="21"/>
          <w:u w:val="single"/>
        </w:rPr>
        <w:t>[1] Vue.js</w:t>
      </w:r>
      <w:r w:rsidRPr="00BB552B">
        <w:rPr>
          <w:rFonts w:hint="eastAsia"/>
          <w:noProof/>
          <w:sz w:val="21"/>
          <w:szCs w:val="21"/>
          <w:u w:val="single"/>
        </w:rPr>
        <w:t>官方文档</w:t>
      </w:r>
      <w:r w:rsidRPr="00BB552B">
        <w:rPr>
          <w:noProof/>
          <w:sz w:val="21"/>
          <w:szCs w:val="21"/>
          <w:u w:val="single"/>
        </w:rPr>
        <w:t xml:space="preserve"> https://vuejs.org/ </w:t>
      </w:r>
    </w:p>
    <w:p w14:paraId="3AFC235C" w14:textId="77777777" w:rsidR="00B42B78" w:rsidRPr="00BB552B" w:rsidRDefault="00B42B78" w:rsidP="00B42B78">
      <w:pPr>
        <w:spacing w:line="360" w:lineRule="auto"/>
        <w:rPr>
          <w:sz w:val="21"/>
          <w:szCs w:val="21"/>
          <w:u w:val="single"/>
        </w:rPr>
      </w:pPr>
      <w:r w:rsidRPr="00BB552B">
        <w:rPr>
          <w:noProof/>
          <w:sz w:val="21"/>
          <w:szCs w:val="21"/>
          <w:u w:val="single"/>
        </w:rPr>
        <w:t>[2] Spring Boot</w:t>
      </w:r>
      <w:r w:rsidRPr="00BB552B">
        <w:rPr>
          <w:rFonts w:hint="eastAsia"/>
          <w:noProof/>
          <w:sz w:val="21"/>
          <w:szCs w:val="21"/>
          <w:u w:val="single"/>
        </w:rPr>
        <w:t>官方文档</w:t>
      </w:r>
      <w:r w:rsidRPr="00BB552B">
        <w:rPr>
          <w:noProof/>
          <w:sz w:val="21"/>
          <w:szCs w:val="21"/>
          <w:u w:val="single"/>
        </w:rPr>
        <w:t>https://spring.io/projects/spring-boot.</w:t>
      </w:r>
    </w:p>
    <w:p w14:paraId="75E559BC" w14:textId="77777777" w:rsidR="00B42B78" w:rsidRPr="00BB552B" w:rsidRDefault="00B42B78" w:rsidP="00B42B78">
      <w:pPr>
        <w:spacing w:line="360" w:lineRule="auto"/>
        <w:rPr>
          <w:sz w:val="21"/>
          <w:szCs w:val="21"/>
          <w:u w:val="single"/>
        </w:rPr>
      </w:pPr>
      <w:r w:rsidRPr="00BB552B">
        <w:rPr>
          <w:noProof/>
          <w:sz w:val="21"/>
          <w:szCs w:val="21"/>
          <w:u w:val="single"/>
        </w:rPr>
        <w:t>[3] jsmind</w:t>
      </w:r>
      <w:r w:rsidRPr="00BB552B">
        <w:rPr>
          <w:rFonts w:hint="eastAsia"/>
          <w:noProof/>
          <w:sz w:val="21"/>
          <w:szCs w:val="21"/>
          <w:u w:val="single"/>
        </w:rPr>
        <w:t>官方文档</w:t>
      </w:r>
      <w:r w:rsidRPr="00BB552B">
        <w:rPr>
          <w:noProof/>
          <w:sz w:val="21"/>
          <w:szCs w:val="21"/>
          <w:u w:val="single"/>
        </w:rPr>
        <w:t>https://github.com/hizzgdev/jsmind</w:t>
      </w:r>
    </w:p>
    <w:p w14:paraId="7AB06EEA" w14:textId="77777777" w:rsidR="00B42B78" w:rsidRPr="00BB552B" w:rsidRDefault="00B42B78" w:rsidP="00B42B78">
      <w:pPr>
        <w:spacing w:line="360" w:lineRule="auto"/>
        <w:rPr>
          <w:sz w:val="21"/>
          <w:szCs w:val="21"/>
          <w:u w:val="single"/>
        </w:rPr>
      </w:pPr>
      <w:r w:rsidRPr="00BB552B">
        <w:rPr>
          <w:noProof/>
          <w:sz w:val="21"/>
          <w:szCs w:val="21"/>
          <w:u w:val="single"/>
        </w:rPr>
        <w:lastRenderedPageBreak/>
        <w:t xml:space="preserve">[4] </w:t>
      </w:r>
      <w:r w:rsidRPr="00BB552B">
        <w:rPr>
          <w:rFonts w:hint="eastAsia"/>
          <w:noProof/>
          <w:sz w:val="21"/>
          <w:szCs w:val="21"/>
          <w:u w:val="single"/>
        </w:rPr>
        <w:t>王志鹏</w:t>
      </w:r>
      <w:r w:rsidRPr="00BB552B">
        <w:rPr>
          <w:noProof/>
          <w:sz w:val="21"/>
          <w:szCs w:val="21"/>
          <w:u w:val="single"/>
        </w:rPr>
        <w:t xml:space="preserve">, </w:t>
      </w:r>
      <w:r w:rsidRPr="00BB552B">
        <w:rPr>
          <w:rFonts w:hint="eastAsia"/>
          <w:noProof/>
          <w:sz w:val="21"/>
          <w:szCs w:val="21"/>
          <w:u w:val="single"/>
        </w:rPr>
        <w:t>杨强</w:t>
      </w:r>
      <w:r w:rsidRPr="00BB552B">
        <w:rPr>
          <w:noProof/>
          <w:sz w:val="21"/>
          <w:szCs w:val="21"/>
          <w:u w:val="single"/>
        </w:rPr>
        <w:t xml:space="preserve">. </w:t>
      </w:r>
      <w:r w:rsidRPr="00BB552B">
        <w:rPr>
          <w:rFonts w:hint="eastAsia"/>
          <w:noProof/>
          <w:sz w:val="21"/>
          <w:szCs w:val="21"/>
          <w:u w:val="single"/>
        </w:rPr>
        <w:t>知识图谱构建技术综述</w:t>
      </w:r>
      <w:r w:rsidRPr="00BB552B">
        <w:rPr>
          <w:noProof/>
          <w:sz w:val="21"/>
          <w:szCs w:val="21"/>
          <w:u w:val="single"/>
        </w:rPr>
        <w:t xml:space="preserve">[J]. </w:t>
      </w:r>
      <w:r w:rsidRPr="00BB552B">
        <w:rPr>
          <w:rFonts w:hint="eastAsia"/>
          <w:noProof/>
          <w:sz w:val="21"/>
          <w:szCs w:val="21"/>
          <w:u w:val="single"/>
        </w:rPr>
        <w:t>软件学报</w:t>
      </w:r>
      <w:r w:rsidRPr="00BB552B">
        <w:rPr>
          <w:noProof/>
          <w:sz w:val="21"/>
          <w:szCs w:val="21"/>
          <w:u w:val="single"/>
        </w:rPr>
        <w:t>. 2021</w:t>
      </w:r>
    </w:p>
    <w:p w14:paraId="5D9BFD51" w14:textId="77777777" w:rsidR="00B42B78" w:rsidRPr="00BB552B" w:rsidRDefault="00B42B78" w:rsidP="00B42B78">
      <w:pPr>
        <w:rPr>
          <w:sz w:val="21"/>
          <w:szCs w:val="21"/>
        </w:rPr>
      </w:pPr>
      <w:r w:rsidRPr="00BB552B">
        <w:rPr>
          <w:sz w:val="21"/>
          <w:szCs w:val="21"/>
        </w:rPr>
        <w:t xml:space="preserve"> </w:t>
      </w:r>
      <w:r w:rsidRPr="00BB552B">
        <w:rPr>
          <w:rFonts w:hint="eastAsia"/>
          <w:sz w:val="21"/>
          <w:szCs w:val="21"/>
        </w:rPr>
        <w:t>任务书下发日期</w:t>
      </w:r>
      <w:r w:rsidRPr="00BB552B">
        <w:rPr>
          <w:sz w:val="21"/>
          <w:szCs w:val="21"/>
        </w:rPr>
        <w:t xml:space="preserve">     </w:t>
      </w:r>
      <w:r w:rsidRPr="00BB552B">
        <w:rPr>
          <w:noProof/>
          <w:sz w:val="21"/>
          <w:szCs w:val="21"/>
        </w:rPr>
        <w:t>2024</w:t>
      </w:r>
      <w:r w:rsidRPr="00BB552B">
        <w:rPr>
          <w:rFonts w:hint="eastAsia"/>
          <w:noProof/>
          <w:sz w:val="21"/>
          <w:szCs w:val="21"/>
        </w:rPr>
        <w:t>年</w:t>
      </w:r>
      <w:r w:rsidRPr="00BB552B">
        <w:rPr>
          <w:noProof/>
          <w:sz w:val="21"/>
          <w:szCs w:val="21"/>
        </w:rPr>
        <w:t>12</w:t>
      </w:r>
      <w:r w:rsidRPr="00BB552B">
        <w:rPr>
          <w:rFonts w:hint="eastAsia"/>
          <w:noProof/>
          <w:sz w:val="21"/>
          <w:szCs w:val="21"/>
        </w:rPr>
        <w:t>月</w:t>
      </w:r>
      <w:r w:rsidRPr="00BB552B">
        <w:rPr>
          <w:noProof/>
          <w:sz w:val="21"/>
          <w:szCs w:val="21"/>
        </w:rPr>
        <w:t>1</w:t>
      </w:r>
      <w:r w:rsidRPr="00BB552B">
        <w:rPr>
          <w:rFonts w:hint="eastAsia"/>
          <w:noProof/>
          <w:sz w:val="21"/>
          <w:szCs w:val="21"/>
        </w:rPr>
        <w:t>日</w:t>
      </w:r>
    </w:p>
    <w:p w14:paraId="4452056F" w14:textId="77777777" w:rsidR="00B42B78" w:rsidRPr="00BB552B" w:rsidRDefault="00B42B78" w:rsidP="00B42B78">
      <w:pPr>
        <w:rPr>
          <w:sz w:val="21"/>
          <w:szCs w:val="21"/>
        </w:rPr>
      </w:pPr>
      <w:r w:rsidRPr="00BB552B">
        <w:rPr>
          <w:sz w:val="21"/>
          <w:szCs w:val="21"/>
        </w:rPr>
        <w:t xml:space="preserve"> </w:t>
      </w:r>
      <w:r w:rsidRPr="00BB552B">
        <w:rPr>
          <w:rFonts w:hint="eastAsia"/>
          <w:sz w:val="21"/>
          <w:szCs w:val="21"/>
        </w:rPr>
        <w:t>设计（论文、创作）工作自</w:t>
      </w:r>
      <w:r w:rsidRPr="00BB552B">
        <w:rPr>
          <w:sz w:val="21"/>
          <w:szCs w:val="21"/>
        </w:rPr>
        <w:t xml:space="preserve">  </w:t>
      </w:r>
      <w:r w:rsidRPr="00BB552B">
        <w:rPr>
          <w:noProof/>
          <w:sz w:val="21"/>
          <w:szCs w:val="21"/>
        </w:rPr>
        <w:t>2024</w:t>
      </w:r>
      <w:r w:rsidRPr="00BB552B">
        <w:rPr>
          <w:rFonts w:hint="eastAsia"/>
          <w:noProof/>
          <w:sz w:val="21"/>
          <w:szCs w:val="21"/>
        </w:rPr>
        <w:t>年</w:t>
      </w:r>
      <w:r w:rsidRPr="00BB552B">
        <w:rPr>
          <w:noProof/>
          <w:sz w:val="21"/>
          <w:szCs w:val="21"/>
        </w:rPr>
        <w:t>11</w:t>
      </w:r>
      <w:r w:rsidRPr="00BB552B">
        <w:rPr>
          <w:rFonts w:hint="eastAsia"/>
          <w:noProof/>
          <w:sz w:val="21"/>
          <w:szCs w:val="21"/>
        </w:rPr>
        <w:t>月</w:t>
      </w:r>
      <w:r w:rsidRPr="00BB552B">
        <w:rPr>
          <w:noProof/>
          <w:sz w:val="21"/>
          <w:szCs w:val="21"/>
        </w:rPr>
        <w:t>30</w:t>
      </w:r>
      <w:r w:rsidRPr="00BB552B">
        <w:rPr>
          <w:rFonts w:hint="eastAsia"/>
          <w:noProof/>
          <w:sz w:val="21"/>
          <w:szCs w:val="21"/>
        </w:rPr>
        <w:t>日</w:t>
      </w:r>
      <w:r w:rsidRPr="00BB552B">
        <w:rPr>
          <w:sz w:val="21"/>
          <w:szCs w:val="21"/>
        </w:rPr>
        <w:t xml:space="preserve">  </w:t>
      </w:r>
      <w:r w:rsidRPr="00BB552B">
        <w:rPr>
          <w:rFonts w:hint="eastAsia"/>
          <w:sz w:val="21"/>
          <w:szCs w:val="21"/>
        </w:rPr>
        <w:t>至</w:t>
      </w:r>
      <w:r w:rsidRPr="00BB552B">
        <w:rPr>
          <w:sz w:val="21"/>
          <w:szCs w:val="21"/>
        </w:rPr>
        <w:t xml:space="preserve">  </w:t>
      </w:r>
      <w:r w:rsidRPr="00BB552B">
        <w:rPr>
          <w:noProof/>
          <w:sz w:val="21"/>
          <w:szCs w:val="21"/>
        </w:rPr>
        <w:t>2024</w:t>
      </w:r>
      <w:r w:rsidRPr="00BB552B">
        <w:rPr>
          <w:rFonts w:hint="eastAsia"/>
          <w:noProof/>
          <w:sz w:val="21"/>
          <w:szCs w:val="21"/>
        </w:rPr>
        <w:t>年</w:t>
      </w:r>
      <w:r w:rsidRPr="00BB552B">
        <w:rPr>
          <w:noProof/>
          <w:sz w:val="21"/>
          <w:szCs w:val="21"/>
        </w:rPr>
        <w:t>5</w:t>
      </w:r>
      <w:r w:rsidRPr="00BB552B">
        <w:rPr>
          <w:rFonts w:hint="eastAsia"/>
          <w:noProof/>
          <w:sz w:val="21"/>
          <w:szCs w:val="21"/>
        </w:rPr>
        <w:t>月</w:t>
      </w:r>
      <w:r w:rsidRPr="00BB552B">
        <w:rPr>
          <w:noProof/>
          <w:sz w:val="21"/>
          <w:szCs w:val="21"/>
        </w:rPr>
        <w:t>27</w:t>
      </w:r>
      <w:r w:rsidRPr="00BB552B">
        <w:rPr>
          <w:rFonts w:hint="eastAsia"/>
          <w:noProof/>
          <w:sz w:val="21"/>
          <w:szCs w:val="21"/>
        </w:rPr>
        <w:t>日</w:t>
      </w:r>
      <w:r w:rsidRPr="00BB552B">
        <w:rPr>
          <w:sz w:val="21"/>
          <w:szCs w:val="21"/>
        </w:rPr>
        <w:fldChar w:fldCharType="begin"/>
      </w:r>
      <w:r w:rsidRPr="00BB552B">
        <w:rPr>
          <w:sz w:val="21"/>
          <w:szCs w:val="21"/>
        </w:rPr>
        <w:instrText xml:space="preserve"> MERGEFIELD  enddata  \* MERGEFORMAT </w:instrText>
      </w:r>
      <w:r w:rsidRPr="00BB552B">
        <w:rPr>
          <w:sz w:val="21"/>
          <w:szCs w:val="21"/>
        </w:rPr>
        <w:fldChar w:fldCharType="separate"/>
      </w:r>
      <w:r w:rsidRPr="00BB552B">
        <w:rPr>
          <w:noProof/>
          <w:sz w:val="21"/>
          <w:szCs w:val="21"/>
        </w:rPr>
        <w:fldChar w:fldCharType="end"/>
      </w:r>
    </w:p>
    <w:p w14:paraId="19A75A94" w14:textId="39CBF92C" w:rsidR="00B42B78" w:rsidRDefault="00B42B78" w:rsidP="00B42B78">
      <w:pPr>
        <w:tabs>
          <w:tab w:val="left" w:pos="3255"/>
        </w:tabs>
        <w:spacing w:line="360" w:lineRule="auto"/>
        <w:ind w:firstLineChars="1468" w:firstLine="3083"/>
        <w:rPr>
          <w:u w:val="single"/>
        </w:rPr>
      </w:pPr>
      <w:r w:rsidRPr="00BB552B">
        <w:rPr>
          <w:rFonts w:hint="eastAsia"/>
          <w:sz w:val="21"/>
          <w:szCs w:val="21"/>
        </w:rPr>
        <w:t>设计（论文、创作）指导教师</w:t>
      </w:r>
      <w:r w:rsidRPr="00BB552B">
        <w:rPr>
          <w:sz w:val="21"/>
          <w:szCs w:val="21"/>
        </w:rPr>
        <w:t xml:space="preserve"> </w:t>
      </w:r>
      <w:r w:rsidR="008608F9">
        <w:rPr>
          <w:noProof/>
          <w:sz w:val="21"/>
          <w:szCs w:val="21"/>
          <w:u w:val="single"/>
        </w:rPr>
        <w:drawing>
          <wp:inline distT="0" distB="0" distL="0" distR="0" wp14:anchorId="7A1A9236" wp14:editId="5538C669">
            <wp:extent cx="908050" cy="438150"/>
            <wp:effectExtent l="0" t="0" r="6350" b="0"/>
            <wp:docPr id="177337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8050" cy="438150"/>
                    </a:xfrm>
                    <a:prstGeom prst="rect">
                      <a:avLst/>
                    </a:prstGeom>
                    <a:noFill/>
                    <a:ln>
                      <a:noFill/>
                    </a:ln>
                  </pic:spPr>
                </pic:pic>
              </a:graphicData>
            </a:graphic>
          </wp:inline>
        </w:drawing>
      </w:r>
    </w:p>
    <w:p w14:paraId="444A9EC8" w14:textId="77777777" w:rsidR="00B42B78" w:rsidRDefault="00B42B78" w:rsidP="00B42B78">
      <w:pPr>
        <w:spacing w:line="360" w:lineRule="auto"/>
        <w:rPr>
          <w:u w:val="single"/>
        </w:rPr>
      </w:pPr>
      <w:r>
        <w:rPr>
          <w:rFonts w:hint="eastAsia"/>
        </w:rPr>
        <w:t xml:space="preserve">                                       </w:t>
      </w:r>
      <w:r>
        <w:rPr>
          <w:rFonts w:hint="eastAsia"/>
        </w:rPr>
        <w:t>系主任（专业负责人）</w:t>
      </w:r>
      <w:r>
        <w:rPr>
          <w:rFonts w:hint="eastAsia"/>
        </w:rPr>
        <w:t xml:space="preserve"> </w:t>
      </w:r>
      <w:r>
        <w:rPr>
          <w:noProof/>
          <w:u w:val="single"/>
        </w:rPr>
        <w:drawing>
          <wp:inline distT="0" distB="0" distL="0" distR="0" wp14:anchorId="6AB4A1B7" wp14:editId="2EACCB1D">
            <wp:extent cx="1047896" cy="419159"/>
            <wp:effectExtent l="0" t="0" r="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18"/>
                    <a:stretch>
                      <a:fillRect/>
                    </a:stretch>
                  </pic:blipFill>
                  <pic:spPr>
                    <a:xfrm>
                      <a:off x="0" y="0"/>
                      <a:ext cx="1047896" cy="419159"/>
                    </a:xfrm>
                    <a:prstGeom prst="rect">
                      <a:avLst/>
                    </a:prstGeom>
                  </pic:spPr>
                </pic:pic>
              </a:graphicData>
            </a:graphic>
          </wp:inline>
        </w:drawing>
      </w:r>
    </w:p>
    <w:p w14:paraId="2F74EC03" w14:textId="0B6D28A1" w:rsidR="00935F29" w:rsidRDefault="00B42B78" w:rsidP="00BB552B">
      <w:pPr>
        <w:rPr>
          <w:rStyle w:val="af4"/>
          <w:b/>
          <w:bCs/>
          <w:caps/>
          <w:color w:val="auto"/>
          <w:u w:val="none"/>
        </w:rPr>
      </w:pPr>
      <w:r>
        <w:rPr>
          <w:rFonts w:hint="eastAsia"/>
        </w:rPr>
        <w:t xml:space="preserve">                                                   </w:t>
      </w:r>
      <w:r>
        <w:rPr>
          <w:rFonts w:hint="eastAsia"/>
        </w:rPr>
        <w:t>主管院长</w:t>
      </w:r>
      <w:r>
        <w:rPr>
          <w:rFonts w:hint="eastAsia"/>
        </w:rPr>
        <w:t xml:space="preserve">  </w:t>
      </w:r>
      <w:r>
        <w:rPr>
          <w:noProof/>
          <w:u w:val="single"/>
        </w:rPr>
        <w:drawing>
          <wp:inline distT="0" distB="0" distL="0" distR="0" wp14:anchorId="35F8E503" wp14:editId="287676E3">
            <wp:extent cx="1047896" cy="476316"/>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19"/>
                    <a:stretch>
                      <a:fillRect/>
                    </a:stretch>
                  </pic:blipFill>
                  <pic:spPr>
                    <a:xfrm>
                      <a:off x="0" y="0"/>
                      <a:ext cx="1047896" cy="476316"/>
                    </a:xfrm>
                    <a:prstGeom prst="rect">
                      <a:avLst/>
                    </a:prstGeom>
                  </pic:spPr>
                </pic:pic>
              </a:graphicData>
            </a:graphic>
          </wp:inline>
        </w:drawing>
      </w:r>
    </w:p>
    <w:p w14:paraId="338F0209" w14:textId="77777777" w:rsidR="00935F29" w:rsidRDefault="00935F29"/>
    <w:p w14:paraId="104DF009" w14:textId="77777777" w:rsidR="00935F29" w:rsidRDefault="00935F29">
      <w:pPr>
        <w:adjustRightInd w:val="0"/>
        <w:snapToGrid w:val="0"/>
        <w:jc w:val="center"/>
        <w:rPr>
          <w:rFonts w:eastAsia="黑体"/>
          <w:bCs/>
          <w:sz w:val="32"/>
          <w:szCs w:val="32"/>
        </w:rPr>
        <w:sectPr w:rsidR="00935F29">
          <w:headerReference w:type="first" r:id="rId20"/>
          <w:footerReference w:type="first" r:id="rId21"/>
          <w:type w:val="continuous"/>
          <w:pgSz w:w="11906" w:h="16838"/>
          <w:pgMar w:top="1440" w:right="1440" w:bottom="1440" w:left="1440" w:header="907" w:footer="907" w:gutter="0"/>
          <w:pgNumType w:start="1"/>
          <w:cols w:space="720"/>
          <w:docGrid w:linePitch="326"/>
        </w:sectPr>
      </w:pPr>
    </w:p>
    <w:p w14:paraId="18FE37CD" w14:textId="77777777" w:rsidR="00935F29" w:rsidRDefault="00935F29">
      <w:pPr>
        <w:adjustRightInd w:val="0"/>
        <w:snapToGrid w:val="0"/>
        <w:spacing w:line="360" w:lineRule="auto"/>
        <w:jc w:val="center"/>
        <w:rPr>
          <w:rFonts w:ascii="黑体" w:eastAsia="黑体" w:hAnsi="黑体"/>
          <w:b/>
          <w:sz w:val="32"/>
          <w:szCs w:val="32"/>
        </w:rPr>
      </w:pPr>
    </w:p>
    <w:p w14:paraId="6BAF8597" w14:textId="77777777" w:rsidR="00935F29" w:rsidRDefault="006C277A">
      <w:pPr>
        <w:adjustRightInd w:val="0"/>
        <w:snapToGrid w:val="0"/>
        <w:spacing w:line="360" w:lineRule="auto"/>
        <w:jc w:val="center"/>
        <w:rPr>
          <w:rFonts w:ascii="黑体" w:eastAsia="黑体" w:hAnsi="黑体"/>
          <w:b/>
          <w:sz w:val="32"/>
          <w:szCs w:val="32"/>
        </w:rPr>
      </w:pPr>
      <w:r>
        <w:rPr>
          <w:rFonts w:ascii="黑体" w:eastAsia="黑体" w:hAnsi="黑体" w:hint="eastAsia"/>
          <w:b/>
          <w:sz w:val="32"/>
          <w:szCs w:val="32"/>
        </w:rPr>
        <w:t>课程知识图谱系统的设计及开发</w:t>
      </w:r>
    </w:p>
    <w:p w14:paraId="47A4F50E" w14:textId="77777777" w:rsidR="00935F29" w:rsidRDefault="00935F29">
      <w:pPr>
        <w:adjustRightInd w:val="0"/>
        <w:snapToGrid w:val="0"/>
        <w:spacing w:line="360" w:lineRule="auto"/>
        <w:jc w:val="center"/>
        <w:rPr>
          <w:rFonts w:ascii="黑体" w:eastAsia="黑体" w:hAnsi="黑体"/>
          <w:b/>
          <w:sz w:val="32"/>
          <w:szCs w:val="32"/>
        </w:rPr>
      </w:pPr>
    </w:p>
    <w:p w14:paraId="1E59F606" w14:textId="77777777" w:rsidR="00935F29" w:rsidRDefault="006C277A">
      <w:pPr>
        <w:pStyle w:val="1"/>
        <w:adjustRightInd w:val="0"/>
        <w:snapToGrid w:val="0"/>
        <w:spacing w:before="0" w:after="0" w:line="360" w:lineRule="auto"/>
        <w:ind w:left="0" w:firstLineChars="0" w:firstLine="0"/>
        <w:rPr>
          <w:rFonts w:hAnsi="黑体"/>
          <w:bCs w:val="0"/>
          <w:szCs w:val="32"/>
        </w:rPr>
      </w:pPr>
      <w:bookmarkStart w:id="1" w:name="_Toc200035217"/>
      <w:bookmarkStart w:id="2" w:name="_Toc149190038"/>
      <w:r>
        <w:rPr>
          <w:rFonts w:hAnsi="黑体" w:hint="eastAsia"/>
          <w:bCs w:val="0"/>
          <w:szCs w:val="32"/>
        </w:rPr>
        <w:t>摘  要</w:t>
      </w:r>
      <w:bookmarkEnd w:id="1"/>
      <w:r>
        <w:rPr>
          <w:rFonts w:hAnsi="黑体" w:hint="eastAsia"/>
          <w:bCs w:val="0"/>
          <w:szCs w:val="32"/>
        </w:rPr>
        <w:t xml:space="preserve"> </w:t>
      </w:r>
    </w:p>
    <w:p w14:paraId="7C401925" w14:textId="77777777" w:rsidR="00935F29" w:rsidRDefault="00935F29">
      <w:pPr>
        <w:adjustRightInd w:val="0"/>
        <w:snapToGrid w:val="0"/>
        <w:spacing w:line="360" w:lineRule="auto"/>
        <w:jc w:val="center"/>
        <w:rPr>
          <w:rFonts w:ascii="黑体" w:eastAsia="黑体" w:hAnsi="黑体"/>
          <w:b/>
          <w:sz w:val="32"/>
          <w:szCs w:val="32"/>
        </w:rPr>
      </w:pPr>
    </w:p>
    <w:bookmarkEnd w:id="2"/>
    <w:p w14:paraId="392FECFB" w14:textId="1BBC18B3" w:rsidR="00935F29" w:rsidRDefault="006C277A">
      <w:pPr>
        <w:snapToGrid w:val="0"/>
        <w:spacing w:line="360" w:lineRule="auto"/>
        <w:ind w:firstLineChars="200" w:firstLine="480"/>
        <w:rPr>
          <w:kern w:val="0"/>
        </w:rPr>
      </w:pPr>
      <w:r>
        <w:t>随着教育信息化的深入推进，传统教学资源管理方式在知识碎片化、关联性不足及可视化程度低等方面逐渐显现</w:t>
      </w:r>
      <w:r w:rsidR="007402DA">
        <w:rPr>
          <w:rFonts w:hint="eastAsia"/>
        </w:rPr>
        <w:t>出</w:t>
      </w:r>
      <w:r>
        <w:t>弊端</w:t>
      </w:r>
      <w:r>
        <w:rPr>
          <w:rFonts w:hint="eastAsia"/>
        </w:rPr>
        <w:t>，</w:t>
      </w:r>
      <w:r>
        <w:t>难以满足师生对知识深度理解与高效学习的迫切需求。基于此，本研究以构建课程知识图谱系统为核心，旨在通过技术手段实现课程知识点的结构化组织、多模态资源整合及交互式可视化展示，从而提升教学资源的利用效率与学习者的认知体验，为教育信息化发展提供实践参</w:t>
      </w:r>
      <w:r>
        <w:rPr>
          <w:kern w:val="0"/>
        </w:rPr>
        <w:t>考。</w:t>
      </w:r>
    </w:p>
    <w:p w14:paraId="430F01F1" w14:textId="655AABE0" w:rsidR="00935F29" w:rsidRDefault="006C277A">
      <w:pPr>
        <w:snapToGrid w:val="0"/>
        <w:spacing w:line="360" w:lineRule="auto"/>
        <w:ind w:firstLineChars="200" w:firstLine="480"/>
        <w:rPr>
          <w:kern w:val="0"/>
        </w:rPr>
      </w:pPr>
      <w:r>
        <w:rPr>
          <w:kern w:val="0"/>
        </w:rPr>
        <w:t>本研究围绕课程知识图谱系统的设计与实现展开</w:t>
      </w:r>
      <w:r>
        <w:rPr>
          <w:rFonts w:hint="eastAsia"/>
          <w:kern w:val="0"/>
        </w:rPr>
        <w:t>，</w:t>
      </w:r>
      <w:r>
        <w:rPr>
          <w:kern w:val="0"/>
        </w:rPr>
        <w:t>采用前后端分离模式，构建包含数据层、服务层与应用层的三层架构。数据层基于</w:t>
      </w:r>
      <w:r>
        <w:rPr>
          <w:kern w:val="0"/>
        </w:rPr>
        <w:t>MySQL</w:t>
      </w:r>
      <w:r>
        <w:rPr>
          <w:kern w:val="0"/>
        </w:rPr>
        <w:t>设计关联数据库，支持知识点、教学资源及关系的高效存储；服务层</w:t>
      </w:r>
      <w:r>
        <w:rPr>
          <w:rFonts w:hint="eastAsia"/>
          <w:kern w:val="0"/>
        </w:rPr>
        <w:t>基于</w:t>
      </w:r>
      <w:r>
        <w:rPr>
          <w:rFonts w:hint="eastAsia"/>
          <w:kern w:val="0"/>
        </w:rPr>
        <w:t xml:space="preserve"> Node.js </w:t>
      </w:r>
      <w:r>
        <w:rPr>
          <w:rFonts w:hint="eastAsia"/>
          <w:kern w:val="0"/>
        </w:rPr>
        <w:t>和</w:t>
      </w:r>
      <w:r>
        <w:rPr>
          <w:rFonts w:hint="eastAsia"/>
          <w:kern w:val="0"/>
        </w:rPr>
        <w:t xml:space="preserve"> Express.js </w:t>
      </w:r>
      <w:r>
        <w:rPr>
          <w:rFonts w:hint="eastAsia"/>
          <w:kern w:val="0"/>
        </w:rPr>
        <w:t>框架开发</w:t>
      </w:r>
      <w:r>
        <w:rPr>
          <w:rFonts w:hint="eastAsia"/>
          <w:kern w:val="0"/>
        </w:rPr>
        <w:t xml:space="preserve"> RESTful API</w:t>
      </w:r>
      <w:r>
        <w:rPr>
          <w:kern w:val="0"/>
        </w:rPr>
        <w:t>，实现业务逻辑处理与接口封装；应用层通过</w:t>
      </w:r>
      <w:r>
        <w:rPr>
          <w:kern w:val="0"/>
        </w:rPr>
        <w:t>Vue.js</w:t>
      </w:r>
      <w:r>
        <w:rPr>
          <w:kern w:val="0"/>
        </w:rPr>
        <w:t>搭建交互式前端界面，集成思维导图工具</w:t>
      </w:r>
      <w:r w:rsidR="00AA2A38">
        <w:rPr>
          <w:rFonts w:hint="eastAsia"/>
          <w:kern w:val="0"/>
        </w:rPr>
        <w:t>(</w:t>
      </w:r>
      <w:proofErr w:type="spellStart"/>
      <w:r>
        <w:rPr>
          <w:kern w:val="0"/>
        </w:rPr>
        <w:t>js</w:t>
      </w:r>
      <w:r w:rsidR="00281BCC">
        <w:rPr>
          <w:rFonts w:hint="eastAsia"/>
          <w:kern w:val="0"/>
        </w:rPr>
        <w:t>M</w:t>
      </w:r>
      <w:r>
        <w:rPr>
          <w:kern w:val="0"/>
        </w:rPr>
        <w:t>ind</w:t>
      </w:r>
      <w:proofErr w:type="spellEnd"/>
      <w:r w:rsidR="00AA2A38">
        <w:rPr>
          <w:rFonts w:hint="eastAsia"/>
          <w:kern w:val="0"/>
        </w:rPr>
        <w:t>)</w:t>
      </w:r>
      <w:r>
        <w:rPr>
          <w:kern w:val="0"/>
        </w:rPr>
        <w:t>实现知识结构的动态可视化。支持教师</w:t>
      </w:r>
      <w:r>
        <w:rPr>
          <w:rFonts w:hint="eastAsia"/>
          <w:kern w:val="0"/>
        </w:rPr>
        <w:t>手动</w:t>
      </w:r>
      <w:r>
        <w:rPr>
          <w:kern w:val="0"/>
        </w:rPr>
        <w:t>管理</w:t>
      </w:r>
      <w:r>
        <w:rPr>
          <w:rFonts w:hint="eastAsia"/>
          <w:kern w:val="0"/>
        </w:rPr>
        <w:t>知识点、多模态资源关联，</w:t>
      </w:r>
      <w:r>
        <w:rPr>
          <w:kern w:val="0"/>
        </w:rPr>
        <w:t>教师与学生</w:t>
      </w:r>
      <w:r>
        <w:rPr>
          <w:rFonts w:hint="eastAsia"/>
          <w:kern w:val="0"/>
        </w:rPr>
        <w:t>可视化展示与交互，开放了接口与集成能力。</w:t>
      </w:r>
    </w:p>
    <w:p w14:paraId="4BA7F39C" w14:textId="77777777" w:rsidR="00935F29" w:rsidRDefault="006C277A">
      <w:pPr>
        <w:snapToGrid w:val="0"/>
        <w:spacing w:line="360" w:lineRule="auto"/>
        <w:ind w:firstLineChars="200" w:firstLine="480"/>
      </w:pPr>
      <w:r>
        <w:t>本研究成功设计并实现了课程知识图谱系统</w:t>
      </w:r>
      <w:r>
        <w:rPr>
          <w:rFonts w:hint="eastAsia"/>
        </w:rPr>
        <w:t>，</w:t>
      </w:r>
      <w:r>
        <w:t>通过结构化知识建模与动态可视化，显著降低知识管理的复杂度，助力师生快速构建与理解课程体系。</w:t>
      </w:r>
      <w:r>
        <w:rPr>
          <w:rFonts w:hint="eastAsia"/>
        </w:rPr>
        <w:t>同时</w:t>
      </w:r>
      <w:r>
        <w:t>打破</w:t>
      </w:r>
      <w:r>
        <w:rPr>
          <w:rFonts w:hint="eastAsia"/>
        </w:rPr>
        <w:t>了</w:t>
      </w:r>
      <w:r>
        <w:t>传统资源孤岛，实现知识点与多样化教学材料的深度关联，为个性化学习提供数据基础。未来可通过引入自然语言处理技术实现知识自动抽取，结合推荐算法优化资源推送策略，进一步提升系统的智能化与实用性。</w:t>
      </w:r>
    </w:p>
    <w:p w14:paraId="05399512" w14:textId="77777777" w:rsidR="00935F29" w:rsidRDefault="00935F29">
      <w:pPr>
        <w:snapToGrid w:val="0"/>
        <w:spacing w:line="360" w:lineRule="auto"/>
        <w:ind w:firstLineChars="200" w:firstLine="480"/>
        <w:rPr>
          <w:bCs/>
          <w:color w:val="FF0000"/>
        </w:rPr>
      </w:pPr>
    </w:p>
    <w:p w14:paraId="0D188E83" w14:textId="77777777" w:rsidR="00935F29" w:rsidRDefault="006C277A">
      <w:pPr>
        <w:snapToGrid w:val="0"/>
        <w:spacing w:line="360" w:lineRule="auto"/>
      </w:pPr>
      <w:r>
        <w:rPr>
          <w:rFonts w:eastAsia="黑体"/>
          <w:b/>
        </w:rPr>
        <w:t>关键词</w:t>
      </w:r>
      <w:r>
        <w:rPr>
          <w:rFonts w:eastAsia="黑体"/>
        </w:rPr>
        <w:t>：</w:t>
      </w:r>
      <w:r>
        <w:t>知识图谱，教育信息化，</w:t>
      </w:r>
      <w:r>
        <w:t>Vue.js</w:t>
      </w:r>
      <w:r>
        <w:t>，可视化教学</w:t>
      </w:r>
    </w:p>
    <w:p w14:paraId="021FE932" w14:textId="77777777" w:rsidR="00935F29" w:rsidRDefault="006C277A">
      <w:pPr>
        <w:widowControl/>
        <w:snapToGrid w:val="0"/>
        <w:spacing w:line="360" w:lineRule="auto"/>
        <w:jc w:val="left"/>
      </w:pPr>
      <w:r>
        <w:br w:type="page"/>
      </w:r>
    </w:p>
    <w:p w14:paraId="1D41E015" w14:textId="77777777" w:rsidR="00935F29" w:rsidRDefault="00935F29">
      <w:pPr>
        <w:tabs>
          <w:tab w:val="right" w:pos="8640"/>
        </w:tabs>
        <w:snapToGrid w:val="0"/>
        <w:spacing w:line="360" w:lineRule="auto"/>
        <w:ind w:rightChars="200" w:right="480"/>
        <w:jc w:val="center"/>
        <w:rPr>
          <w:rFonts w:ascii="黑体" w:eastAsia="黑体" w:hAnsi="黑体"/>
          <w:b/>
          <w:kern w:val="0"/>
          <w:sz w:val="32"/>
          <w:szCs w:val="32"/>
        </w:rPr>
      </w:pPr>
    </w:p>
    <w:p w14:paraId="091AA0E3" w14:textId="77777777" w:rsidR="00935F29" w:rsidRDefault="006C277A">
      <w:pPr>
        <w:pStyle w:val="a6"/>
        <w:adjustRightInd w:val="0"/>
        <w:snapToGrid w:val="0"/>
        <w:spacing w:line="360" w:lineRule="auto"/>
        <w:ind w:leftChars="180" w:left="432" w:rightChars="165" w:right="396"/>
        <w:jc w:val="center"/>
        <w:rPr>
          <w:rFonts w:eastAsia="黑体"/>
          <w:b/>
          <w:bCs/>
          <w:sz w:val="32"/>
          <w:szCs w:val="32"/>
        </w:rPr>
      </w:pPr>
      <w:r>
        <w:rPr>
          <w:rFonts w:eastAsia="黑体"/>
          <w:b/>
          <w:bCs/>
          <w:sz w:val="32"/>
          <w:szCs w:val="32"/>
        </w:rPr>
        <w:t>DESIGN AND DEVELOPMENT OF COURSE KNOWLEDGE GRAPH SYSTEM</w:t>
      </w:r>
    </w:p>
    <w:p w14:paraId="14547EA7" w14:textId="77777777" w:rsidR="00935F29" w:rsidRDefault="00935F29">
      <w:pPr>
        <w:tabs>
          <w:tab w:val="right" w:pos="8640"/>
        </w:tabs>
        <w:snapToGrid w:val="0"/>
        <w:spacing w:line="360" w:lineRule="auto"/>
        <w:ind w:leftChars="200" w:left="480" w:rightChars="200" w:right="480"/>
        <w:jc w:val="center"/>
        <w:rPr>
          <w:rFonts w:ascii="黑体" w:eastAsia="黑体" w:hAnsi="黑体"/>
          <w:b/>
          <w:kern w:val="0"/>
          <w:sz w:val="32"/>
          <w:szCs w:val="32"/>
        </w:rPr>
      </w:pPr>
    </w:p>
    <w:p w14:paraId="088B9A83" w14:textId="77777777" w:rsidR="00935F29" w:rsidRDefault="006C277A">
      <w:pPr>
        <w:pStyle w:val="1"/>
        <w:shd w:val="clear" w:color="auto" w:fill="FFFFFF"/>
        <w:tabs>
          <w:tab w:val="right" w:pos="8640"/>
        </w:tabs>
        <w:snapToGrid w:val="0"/>
        <w:spacing w:before="0" w:after="0" w:line="360" w:lineRule="auto"/>
        <w:ind w:left="0" w:firstLineChars="0" w:firstLine="0"/>
        <w:rPr>
          <w:rFonts w:ascii="Times New Roman"/>
          <w:bCs w:val="0"/>
          <w:szCs w:val="32"/>
        </w:rPr>
      </w:pPr>
      <w:r>
        <w:rPr>
          <w:b w:val="0"/>
          <w:color w:val="000000"/>
          <w:szCs w:val="32"/>
        </w:rPr>
        <w:t xml:space="preserve"> </w:t>
      </w:r>
      <w:bookmarkStart w:id="3" w:name="_Toc200035218"/>
      <w:r>
        <w:rPr>
          <w:rFonts w:ascii="Times New Roman"/>
          <w:bCs w:val="0"/>
          <w:szCs w:val="32"/>
        </w:rPr>
        <w:t>ABSTRACT</w:t>
      </w:r>
      <w:bookmarkEnd w:id="3"/>
    </w:p>
    <w:p w14:paraId="6EB3539D" w14:textId="77777777" w:rsidR="00935F29" w:rsidRDefault="00935F29">
      <w:pPr>
        <w:snapToGrid w:val="0"/>
        <w:spacing w:line="360" w:lineRule="auto"/>
        <w:jc w:val="center"/>
        <w:rPr>
          <w:rFonts w:ascii="黑体" w:eastAsia="黑体" w:hAnsi="黑体"/>
          <w:sz w:val="32"/>
          <w:szCs w:val="32"/>
        </w:rPr>
      </w:pPr>
    </w:p>
    <w:p w14:paraId="17106F8B" w14:textId="77777777" w:rsidR="00935F29" w:rsidRDefault="006C277A">
      <w:pPr>
        <w:snapToGrid w:val="0"/>
        <w:spacing w:line="360" w:lineRule="auto"/>
        <w:ind w:firstLineChars="200" w:firstLine="480"/>
        <w:rPr>
          <w:kern w:val="0"/>
        </w:rPr>
      </w:pPr>
      <w:r>
        <w:rPr>
          <w:kern w:val="0"/>
        </w:rPr>
        <w:t>With the deepening of educational informatization, traditional teaching resource management methods have gradually shown drawbacks in knowledge fragmentation, insufficient correlation, and low visualization level, which are difficult to meet the urgent needs of teachers and students for deep understanding and efficient learning of knowledge. Based on this, this study focuses on constructing a curriculum knowledge graph system, aiming to achieve structured organization of curriculum knowledge points, integration of multimodal resources, and interactive visualization display through technological means, thereby improving the efficiency of teaching resource utilization and learners' cognitive experience, and providing practical reference for the development of educational informatization.</w:t>
      </w:r>
    </w:p>
    <w:p w14:paraId="6C93F472" w14:textId="72DA05E3" w:rsidR="00935F29" w:rsidRDefault="006C277A">
      <w:pPr>
        <w:snapToGrid w:val="0"/>
        <w:spacing w:line="360" w:lineRule="auto"/>
        <w:ind w:firstLineChars="200" w:firstLine="480"/>
        <w:rPr>
          <w:kern w:val="0"/>
        </w:rPr>
      </w:pPr>
      <w:r>
        <w:rPr>
          <w:kern w:val="0"/>
        </w:rPr>
        <w:t xml:space="preserve">This study focuses on the design and implementation of a course knowledge graph system, using a front-end and back-end separation model to construct a three-layer architecture consisting of a data layer, a service layer, and an application layer. The data layer is designed with an associated database based on MySQL, supporting efficient storage of knowledge points, teaching resources, and relationships; The service layer develops RESTful APIs based on the Node.js and </w:t>
      </w:r>
      <w:proofErr w:type="spellStart"/>
      <w:r>
        <w:rPr>
          <w:kern w:val="0"/>
        </w:rPr>
        <w:t>ExpressJS</w:t>
      </w:r>
      <w:proofErr w:type="spellEnd"/>
      <w:r>
        <w:rPr>
          <w:kern w:val="0"/>
        </w:rPr>
        <w:t xml:space="preserve"> frameworks to achieve business logic processing and interface encapsulation; The application layer uses Vue.js to build an interactive front-end interface and integrates the mind mapping tool (</w:t>
      </w:r>
      <w:proofErr w:type="spellStart"/>
      <w:r w:rsidR="00975EAF">
        <w:rPr>
          <w:kern w:val="0"/>
        </w:rPr>
        <w:t>js</w:t>
      </w:r>
      <w:r w:rsidR="00975EAF">
        <w:rPr>
          <w:rFonts w:hint="eastAsia"/>
          <w:kern w:val="0"/>
        </w:rPr>
        <w:t>M</w:t>
      </w:r>
      <w:r w:rsidR="00975EAF">
        <w:rPr>
          <w:kern w:val="0"/>
        </w:rPr>
        <w:t>ind</w:t>
      </w:r>
      <w:proofErr w:type="spellEnd"/>
      <w:r>
        <w:rPr>
          <w:kern w:val="0"/>
        </w:rPr>
        <w:t>) to achieve dynamic visualization of knowledge structures. Support teachers to manually manage knowledge points and link multimodal resources, visualize and interact with teachers and students, and open up interfaces and integration capabilities.</w:t>
      </w:r>
    </w:p>
    <w:p w14:paraId="709BA32F" w14:textId="77777777" w:rsidR="00935F29" w:rsidRDefault="006C277A">
      <w:pPr>
        <w:snapToGrid w:val="0"/>
        <w:spacing w:line="360" w:lineRule="auto"/>
        <w:ind w:firstLineChars="200" w:firstLine="480"/>
        <w:rPr>
          <w:kern w:val="0"/>
        </w:rPr>
      </w:pPr>
      <w:r>
        <w:rPr>
          <w:kern w:val="0"/>
        </w:rPr>
        <w:t xml:space="preserve">This study successfully designed and implemented a course knowledge graph system, which significantly reduces the complexity of knowledge management through structured knowledge modeling and dynamic visualization, and helps teachers and students quickly construct and understand the course system. At the same time, it breaks the traditional resource island, achieves deep correlation between knowledge points and diversified teaching materials, </w:t>
      </w:r>
      <w:r>
        <w:rPr>
          <w:kern w:val="0"/>
        </w:rPr>
        <w:lastRenderedPageBreak/>
        <w:t>and provides a data foundation for personalized learning. In the future, automatic knowledge extraction can be achieved by introducing natural language processing technology, combined with recommendation algorithms to optimize resource push strategies, further enhancing the intelligence and practicality of the system.</w:t>
      </w:r>
    </w:p>
    <w:p w14:paraId="2EE89491" w14:textId="77777777" w:rsidR="00935F29" w:rsidRDefault="00935F29">
      <w:pPr>
        <w:snapToGrid w:val="0"/>
        <w:spacing w:line="360" w:lineRule="auto"/>
        <w:ind w:firstLineChars="200" w:firstLine="480"/>
      </w:pPr>
    </w:p>
    <w:p w14:paraId="2B983EAB" w14:textId="479BC8D4" w:rsidR="00935F29" w:rsidRDefault="006C277A">
      <w:pPr>
        <w:snapToGrid w:val="0"/>
        <w:spacing w:line="360" w:lineRule="auto"/>
      </w:pPr>
      <w:r>
        <w:rPr>
          <w:b/>
        </w:rPr>
        <w:t>KEY</w:t>
      </w:r>
      <w:r>
        <w:rPr>
          <w:rFonts w:hint="eastAsia"/>
          <w:b/>
        </w:rPr>
        <w:t xml:space="preserve"> </w:t>
      </w:r>
      <w:r>
        <w:rPr>
          <w:b/>
        </w:rPr>
        <w:t xml:space="preserve">WORDS: </w:t>
      </w:r>
      <w:r>
        <w:t>knowledge graph, educational informatization,</w:t>
      </w:r>
      <w:r>
        <w:rPr>
          <w:lang w:val="en"/>
        </w:rPr>
        <w:t xml:space="preserve"> </w:t>
      </w:r>
      <w:r w:rsidR="007402DA">
        <w:rPr>
          <w:rFonts w:hint="eastAsia"/>
        </w:rPr>
        <w:t>v</w:t>
      </w:r>
      <w:r>
        <w:t xml:space="preserve">ue.js, </w:t>
      </w:r>
      <w:r w:rsidR="007402DA">
        <w:rPr>
          <w:rFonts w:hint="eastAsia"/>
        </w:rPr>
        <w:t>v</w:t>
      </w:r>
      <w:r w:rsidR="007402DA">
        <w:t xml:space="preserve">isual </w:t>
      </w:r>
      <w:r w:rsidR="007402DA">
        <w:rPr>
          <w:rFonts w:hint="eastAsia"/>
        </w:rPr>
        <w:t>t</w:t>
      </w:r>
      <w:r w:rsidR="007402DA">
        <w:t>eaching</w:t>
      </w:r>
    </w:p>
    <w:p w14:paraId="0AA8DE3F" w14:textId="77777777" w:rsidR="00935F29" w:rsidRDefault="00935F29">
      <w:pPr>
        <w:snapToGrid w:val="0"/>
        <w:spacing w:line="360" w:lineRule="auto"/>
      </w:pPr>
    </w:p>
    <w:p w14:paraId="0B62CC3D" w14:textId="77777777" w:rsidR="00935F29" w:rsidRDefault="006C277A">
      <w:pPr>
        <w:snapToGrid w:val="0"/>
        <w:spacing w:line="360" w:lineRule="auto"/>
        <w:jc w:val="center"/>
        <w:rPr>
          <w:rFonts w:eastAsia="黑体"/>
          <w:sz w:val="32"/>
          <w:szCs w:val="32"/>
        </w:rPr>
      </w:pPr>
      <w:r>
        <w:rPr>
          <w:rFonts w:eastAsia="黑体"/>
        </w:rPr>
        <w:br w:type="page"/>
      </w:r>
    </w:p>
    <w:p w14:paraId="68420039" w14:textId="77777777" w:rsidR="00935F29" w:rsidRDefault="00935F29">
      <w:pPr>
        <w:adjustRightInd w:val="0"/>
        <w:snapToGrid w:val="0"/>
        <w:spacing w:line="360" w:lineRule="auto"/>
        <w:jc w:val="center"/>
        <w:rPr>
          <w:rFonts w:ascii="黑体" w:eastAsia="黑体" w:hAnsi="黑体"/>
          <w:b/>
          <w:sz w:val="32"/>
          <w:szCs w:val="32"/>
        </w:rPr>
      </w:pPr>
      <w:bookmarkStart w:id="4" w:name="_Toc120443516"/>
    </w:p>
    <w:p w14:paraId="470F7029" w14:textId="77777777" w:rsidR="00935F29" w:rsidRDefault="006C277A">
      <w:pPr>
        <w:adjustRightInd w:val="0"/>
        <w:snapToGrid w:val="0"/>
        <w:spacing w:line="360" w:lineRule="auto"/>
        <w:jc w:val="center"/>
        <w:rPr>
          <w:rFonts w:ascii="黑体" w:eastAsia="黑体" w:hAnsi="黑体"/>
          <w:b/>
          <w:sz w:val="32"/>
          <w:szCs w:val="32"/>
        </w:rPr>
      </w:pPr>
      <w:r>
        <w:rPr>
          <w:rFonts w:ascii="黑体" w:eastAsia="黑体" w:hAnsi="黑体" w:hint="eastAsia"/>
          <w:b/>
          <w:sz w:val="32"/>
          <w:szCs w:val="32"/>
        </w:rPr>
        <w:t xml:space="preserve">目 </w:t>
      </w:r>
      <w:r>
        <w:rPr>
          <w:rFonts w:ascii="黑体" w:eastAsia="黑体" w:hAnsi="黑体"/>
          <w:b/>
          <w:sz w:val="32"/>
          <w:szCs w:val="32"/>
        </w:rPr>
        <w:t xml:space="preserve"> </w:t>
      </w:r>
      <w:r>
        <w:rPr>
          <w:rFonts w:ascii="黑体" w:eastAsia="黑体" w:hAnsi="黑体" w:hint="eastAsia"/>
          <w:b/>
          <w:sz w:val="32"/>
          <w:szCs w:val="32"/>
        </w:rPr>
        <w:t>录</w:t>
      </w:r>
      <w:bookmarkEnd w:id="4"/>
    </w:p>
    <w:p w14:paraId="364EAC7D" w14:textId="77777777" w:rsidR="00935F29" w:rsidRDefault="00935F29">
      <w:pPr>
        <w:snapToGrid w:val="0"/>
        <w:spacing w:line="360" w:lineRule="auto"/>
        <w:jc w:val="center"/>
        <w:rPr>
          <w:rFonts w:eastAsia="PMingLiU"/>
          <w:sz w:val="32"/>
          <w:szCs w:val="32"/>
          <w:lang w:eastAsia="zh-TW"/>
        </w:rPr>
      </w:pPr>
    </w:p>
    <w:p w14:paraId="0361076E" w14:textId="26EE0FC8" w:rsidR="00181362" w:rsidRDefault="006C277A">
      <w:pPr>
        <w:pStyle w:val="TOC1"/>
        <w:rPr>
          <w:rFonts w:asciiTheme="minorHAnsi" w:eastAsiaTheme="minorEastAsia" w:hAnsiTheme="minorHAnsi" w:cstheme="minorBidi"/>
          <w:b w:val="0"/>
          <w:bCs w:val="0"/>
          <w:caps w:val="0"/>
          <w:noProof/>
          <w:sz w:val="21"/>
          <w:szCs w:val="22"/>
          <w14:ligatures w14:val="standardContextual"/>
        </w:rPr>
      </w:pPr>
      <w:r>
        <w:rPr>
          <w:szCs w:val="24"/>
        </w:rPr>
        <w:fldChar w:fldCharType="begin"/>
      </w:r>
      <w:r>
        <w:rPr>
          <w:szCs w:val="24"/>
        </w:rPr>
        <w:instrText xml:space="preserve"> TOC \o "1-2" \h \z \t "</w:instrText>
      </w:r>
      <w:r>
        <w:rPr>
          <w:szCs w:val="24"/>
        </w:rPr>
        <w:instrText>标题</w:instrText>
      </w:r>
      <w:r>
        <w:rPr>
          <w:szCs w:val="24"/>
        </w:rPr>
        <w:instrText xml:space="preserve"> 3,3" </w:instrText>
      </w:r>
      <w:r>
        <w:rPr>
          <w:szCs w:val="24"/>
        </w:rPr>
        <w:fldChar w:fldCharType="separate"/>
      </w:r>
      <w:hyperlink w:anchor="_Toc200035217" w:history="1">
        <w:r w:rsidR="00181362" w:rsidRPr="00790C6B">
          <w:rPr>
            <w:rStyle w:val="af4"/>
            <w:rFonts w:hAnsi="黑体"/>
            <w:noProof/>
          </w:rPr>
          <w:t>摘</w:t>
        </w:r>
        <w:r w:rsidR="00181362" w:rsidRPr="00790C6B">
          <w:rPr>
            <w:rStyle w:val="af4"/>
            <w:rFonts w:hAnsi="黑体"/>
            <w:noProof/>
          </w:rPr>
          <w:t xml:space="preserve">  </w:t>
        </w:r>
        <w:r w:rsidR="00181362" w:rsidRPr="00790C6B">
          <w:rPr>
            <w:rStyle w:val="af4"/>
            <w:rFonts w:hAnsi="黑体"/>
            <w:noProof/>
          </w:rPr>
          <w:t>要</w:t>
        </w:r>
        <w:r w:rsidR="00181362">
          <w:rPr>
            <w:noProof/>
            <w:webHidden/>
          </w:rPr>
          <w:tab/>
        </w:r>
        <w:r w:rsidR="00181362">
          <w:rPr>
            <w:noProof/>
            <w:webHidden/>
          </w:rPr>
          <w:fldChar w:fldCharType="begin"/>
        </w:r>
        <w:r w:rsidR="00181362">
          <w:rPr>
            <w:noProof/>
            <w:webHidden/>
          </w:rPr>
          <w:instrText xml:space="preserve"> PAGEREF _Toc200035217 \h </w:instrText>
        </w:r>
        <w:r w:rsidR="00181362">
          <w:rPr>
            <w:noProof/>
            <w:webHidden/>
          </w:rPr>
        </w:r>
        <w:r w:rsidR="00181362">
          <w:rPr>
            <w:noProof/>
            <w:webHidden/>
          </w:rPr>
          <w:fldChar w:fldCharType="separate"/>
        </w:r>
        <w:r w:rsidR="00662DE8">
          <w:rPr>
            <w:noProof/>
            <w:webHidden/>
          </w:rPr>
          <w:t>I</w:t>
        </w:r>
        <w:r w:rsidR="00181362">
          <w:rPr>
            <w:noProof/>
            <w:webHidden/>
          </w:rPr>
          <w:fldChar w:fldCharType="end"/>
        </w:r>
      </w:hyperlink>
    </w:p>
    <w:p w14:paraId="3C66B724" w14:textId="0E70C254" w:rsidR="00181362" w:rsidRDefault="00181362">
      <w:pPr>
        <w:pStyle w:val="TOC1"/>
        <w:rPr>
          <w:rFonts w:asciiTheme="minorHAnsi" w:eastAsiaTheme="minorEastAsia" w:hAnsiTheme="minorHAnsi" w:cstheme="minorBidi"/>
          <w:b w:val="0"/>
          <w:bCs w:val="0"/>
          <w:caps w:val="0"/>
          <w:noProof/>
          <w:sz w:val="21"/>
          <w:szCs w:val="22"/>
          <w14:ligatures w14:val="standardContextual"/>
        </w:rPr>
      </w:pPr>
      <w:hyperlink w:anchor="_Toc200035218" w:history="1">
        <w:r w:rsidRPr="00790C6B">
          <w:rPr>
            <w:rStyle w:val="af4"/>
            <w:noProof/>
          </w:rPr>
          <w:t>ABSTRACT</w:t>
        </w:r>
        <w:r>
          <w:rPr>
            <w:noProof/>
            <w:webHidden/>
          </w:rPr>
          <w:tab/>
        </w:r>
        <w:r>
          <w:rPr>
            <w:noProof/>
            <w:webHidden/>
          </w:rPr>
          <w:fldChar w:fldCharType="begin"/>
        </w:r>
        <w:r>
          <w:rPr>
            <w:noProof/>
            <w:webHidden/>
          </w:rPr>
          <w:instrText xml:space="preserve"> PAGEREF _Toc200035218 \h </w:instrText>
        </w:r>
        <w:r>
          <w:rPr>
            <w:noProof/>
            <w:webHidden/>
          </w:rPr>
        </w:r>
        <w:r>
          <w:rPr>
            <w:noProof/>
            <w:webHidden/>
          </w:rPr>
          <w:fldChar w:fldCharType="separate"/>
        </w:r>
        <w:r w:rsidR="00662DE8">
          <w:rPr>
            <w:noProof/>
            <w:webHidden/>
          </w:rPr>
          <w:t>II</w:t>
        </w:r>
        <w:r>
          <w:rPr>
            <w:noProof/>
            <w:webHidden/>
          </w:rPr>
          <w:fldChar w:fldCharType="end"/>
        </w:r>
      </w:hyperlink>
    </w:p>
    <w:p w14:paraId="4B8CB20D" w14:textId="0AA11A6E" w:rsidR="00181362" w:rsidRDefault="00181362">
      <w:pPr>
        <w:pStyle w:val="TOC1"/>
        <w:rPr>
          <w:rFonts w:asciiTheme="minorHAnsi" w:eastAsiaTheme="minorEastAsia" w:hAnsiTheme="minorHAnsi" w:cstheme="minorBidi"/>
          <w:b w:val="0"/>
          <w:bCs w:val="0"/>
          <w:caps w:val="0"/>
          <w:noProof/>
          <w:sz w:val="21"/>
          <w:szCs w:val="22"/>
          <w14:ligatures w14:val="standardContextual"/>
        </w:rPr>
      </w:pPr>
      <w:hyperlink w:anchor="_Toc200035219" w:history="1">
        <w:r w:rsidRPr="00790C6B">
          <w:rPr>
            <w:rStyle w:val="af4"/>
            <w:rFonts w:hAnsi="黑体"/>
            <w:noProof/>
          </w:rPr>
          <w:t>第</w:t>
        </w:r>
        <w:r w:rsidRPr="00790C6B">
          <w:rPr>
            <w:rStyle w:val="af4"/>
            <w:rFonts w:hAnsi="黑体"/>
            <w:noProof/>
          </w:rPr>
          <w:t>1</w:t>
        </w:r>
        <w:r w:rsidRPr="00790C6B">
          <w:rPr>
            <w:rStyle w:val="af4"/>
            <w:rFonts w:hAnsi="黑体"/>
            <w:noProof/>
          </w:rPr>
          <w:t>章</w:t>
        </w:r>
        <w:r w:rsidRPr="00790C6B">
          <w:rPr>
            <w:rStyle w:val="af4"/>
            <w:rFonts w:hAnsi="黑体"/>
            <w:noProof/>
          </w:rPr>
          <w:t xml:space="preserve">  </w:t>
        </w:r>
        <w:r w:rsidRPr="00790C6B">
          <w:rPr>
            <w:rStyle w:val="af4"/>
            <w:rFonts w:hAnsi="黑体"/>
            <w:noProof/>
          </w:rPr>
          <w:t>绪</w:t>
        </w:r>
        <w:r w:rsidRPr="00790C6B">
          <w:rPr>
            <w:rStyle w:val="af4"/>
            <w:rFonts w:hAnsi="黑体"/>
            <w:noProof/>
          </w:rPr>
          <w:t xml:space="preserve">  </w:t>
        </w:r>
        <w:r w:rsidRPr="00790C6B">
          <w:rPr>
            <w:rStyle w:val="af4"/>
            <w:rFonts w:hAnsi="黑体"/>
            <w:noProof/>
          </w:rPr>
          <w:t>论</w:t>
        </w:r>
        <w:r>
          <w:rPr>
            <w:noProof/>
            <w:webHidden/>
          </w:rPr>
          <w:tab/>
        </w:r>
        <w:r>
          <w:rPr>
            <w:noProof/>
            <w:webHidden/>
          </w:rPr>
          <w:fldChar w:fldCharType="begin"/>
        </w:r>
        <w:r>
          <w:rPr>
            <w:noProof/>
            <w:webHidden/>
          </w:rPr>
          <w:instrText xml:space="preserve"> PAGEREF _Toc200035219 \h </w:instrText>
        </w:r>
        <w:r>
          <w:rPr>
            <w:noProof/>
            <w:webHidden/>
          </w:rPr>
        </w:r>
        <w:r>
          <w:rPr>
            <w:noProof/>
            <w:webHidden/>
          </w:rPr>
          <w:fldChar w:fldCharType="separate"/>
        </w:r>
        <w:r w:rsidR="00662DE8">
          <w:rPr>
            <w:noProof/>
            <w:webHidden/>
          </w:rPr>
          <w:t>1</w:t>
        </w:r>
        <w:r>
          <w:rPr>
            <w:noProof/>
            <w:webHidden/>
          </w:rPr>
          <w:fldChar w:fldCharType="end"/>
        </w:r>
      </w:hyperlink>
    </w:p>
    <w:p w14:paraId="6F976B9F" w14:textId="764A6F69"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20" w:history="1">
        <w:r w:rsidRPr="00790C6B">
          <w:rPr>
            <w:rStyle w:val="af4"/>
            <w:noProof/>
          </w:rPr>
          <w:t xml:space="preserve">1.1 </w:t>
        </w:r>
        <w:r w:rsidRPr="00790C6B">
          <w:rPr>
            <w:rStyle w:val="af4"/>
            <w:noProof/>
          </w:rPr>
          <w:t>研究背景</w:t>
        </w:r>
        <w:r>
          <w:rPr>
            <w:noProof/>
            <w:webHidden/>
          </w:rPr>
          <w:tab/>
        </w:r>
        <w:r>
          <w:rPr>
            <w:noProof/>
            <w:webHidden/>
          </w:rPr>
          <w:fldChar w:fldCharType="begin"/>
        </w:r>
        <w:r>
          <w:rPr>
            <w:noProof/>
            <w:webHidden/>
          </w:rPr>
          <w:instrText xml:space="preserve"> PAGEREF _Toc200035220 \h </w:instrText>
        </w:r>
        <w:r>
          <w:rPr>
            <w:noProof/>
            <w:webHidden/>
          </w:rPr>
        </w:r>
        <w:r>
          <w:rPr>
            <w:noProof/>
            <w:webHidden/>
          </w:rPr>
          <w:fldChar w:fldCharType="separate"/>
        </w:r>
        <w:r w:rsidR="00662DE8">
          <w:rPr>
            <w:noProof/>
            <w:webHidden/>
          </w:rPr>
          <w:t>1</w:t>
        </w:r>
        <w:r>
          <w:rPr>
            <w:noProof/>
            <w:webHidden/>
          </w:rPr>
          <w:fldChar w:fldCharType="end"/>
        </w:r>
      </w:hyperlink>
    </w:p>
    <w:p w14:paraId="1F0896DE" w14:textId="5DA89D26"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21" w:history="1">
        <w:r w:rsidRPr="00790C6B">
          <w:rPr>
            <w:rStyle w:val="af4"/>
            <w:noProof/>
          </w:rPr>
          <w:t xml:space="preserve">1.2 </w:t>
        </w:r>
        <w:r w:rsidRPr="00790C6B">
          <w:rPr>
            <w:rStyle w:val="af4"/>
            <w:noProof/>
          </w:rPr>
          <w:t>研究意义</w:t>
        </w:r>
        <w:r>
          <w:rPr>
            <w:noProof/>
            <w:webHidden/>
          </w:rPr>
          <w:tab/>
        </w:r>
        <w:r>
          <w:rPr>
            <w:noProof/>
            <w:webHidden/>
          </w:rPr>
          <w:fldChar w:fldCharType="begin"/>
        </w:r>
        <w:r>
          <w:rPr>
            <w:noProof/>
            <w:webHidden/>
          </w:rPr>
          <w:instrText xml:space="preserve"> PAGEREF _Toc200035221 \h </w:instrText>
        </w:r>
        <w:r>
          <w:rPr>
            <w:noProof/>
            <w:webHidden/>
          </w:rPr>
        </w:r>
        <w:r>
          <w:rPr>
            <w:noProof/>
            <w:webHidden/>
          </w:rPr>
          <w:fldChar w:fldCharType="separate"/>
        </w:r>
        <w:r w:rsidR="00662DE8">
          <w:rPr>
            <w:noProof/>
            <w:webHidden/>
          </w:rPr>
          <w:t>2</w:t>
        </w:r>
        <w:r>
          <w:rPr>
            <w:noProof/>
            <w:webHidden/>
          </w:rPr>
          <w:fldChar w:fldCharType="end"/>
        </w:r>
      </w:hyperlink>
    </w:p>
    <w:p w14:paraId="27908FE7" w14:textId="592C76FC"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22" w:history="1">
        <w:r w:rsidRPr="00790C6B">
          <w:rPr>
            <w:rStyle w:val="af4"/>
            <w:noProof/>
          </w:rPr>
          <w:t xml:space="preserve">1.3 </w:t>
        </w:r>
        <w:r w:rsidRPr="00790C6B">
          <w:rPr>
            <w:rStyle w:val="af4"/>
            <w:noProof/>
          </w:rPr>
          <w:t>国内外研究现状</w:t>
        </w:r>
        <w:r>
          <w:rPr>
            <w:noProof/>
            <w:webHidden/>
          </w:rPr>
          <w:tab/>
        </w:r>
        <w:r>
          <w:rPr>
            <w:noProof/>
            <w:webHidden/>
          </w:rPr>
          <w:fldChar w:fldCharType="begin"/>
        </w:r>
        <w:r>
          <w:rPr>
            <w:noProof/>
            <w:webHidden/>
          </w:rPr>
          <w:instrText xml:space="preserve"> PAGEREF _Toc200035222 \h </w:instrText>
        </w:r>
        <w:r>
          <w:rPr>
            <w:noProof/>
            <w:webHidden/>
          </w:rPr>
        </w:r>
        <w:r>
          <w:rPr>
            <w:noProof/>
            <w:webHidden/>
          </w:rPr>
          <w:fldChar w:fldCharType="separate"/>
        </w:r>
        <w:r w:rsidR="00662DE8">
          <w:rPr>
            <w:noProof/>
            <w:webHidden/>
          </w:rPr>
          <w:t>3</w:t>
        </w:r>
        <w:r>
          <w:rPr>
            <w:noProof/>
            <w:webHidden/>
          </w:rPr>
          <w:fldChar w:fldCharType="end"/>
        </w:r>
      </w:hyperlink>
    </w:p>
    <w:p w14:paraId="6FED4ECE" w14:textId="61772F43"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23" w:history="1">
        <w:r w:rsidRPr="00790C6B">
          <w:rPr>
            <w:rStyle w:val="af4"/>
            <w:noProof/>
          </w:rPr>
          <w:t xml:space="preserve">1.4 </w:t>
        </w:r>
        <w:r w:rsidRPr="00790C6B">
          <w:rPr>
            <w:rStyle w:val="af4"/>
            <w:noProof/>
          </w:rPr>
          <w:t>研究的主要任务</w:t>
        </w:r>
        <w:r>
          <w:rPr>
            <w:noProof/>
            <w:webHidden/>
          </w:rPr>
          <w:tab/>
        </w:r>
        <w:r>
          <w:rPr>
            <w:noProof/>
            <w:webHidden/>
          </w:rPr>
          <w:fldChar w:fldCharType="begin"/>
        </w:r>
        <w:r>
          <w:rPr>
            <w:noProof/>
            <w:webHidden/>
          </w:rPr>
          <w:instrText xml:space="preserve"> PAGEREF _Toc200035223 \h </w:instrText>
        </w:r>
        <w:r>
          <w:rPr>
            <w:noProof/>
            <w:webHidden/>
          </w:rPr>
        </w:r>
        <w:r>
          <w:rPr>
            <w:noProof/>
            <w:webHidden/>
          </w:rPr>
          <w:fldChar w:fldCharType="separate"/>
        </w:r>
        <w:r w:rsidR="00662DE8">
          <w:rPr>
            <w:noProof/>
            <w:webHidden/>
          </w:rPr>
          <w:t>3</w:t>
        </w:r>
        <w:r>
          <w:rPr>
            <w:noProof/>
            <w:webHidden/>
          </w:rPr>
          <w:fldChar w:fldCharType="end"/>
        </w:r>
      </w:hyperlink>
    </w:p>
    <w:p w14:paraId="7DF53662" w14:textId="727CD817"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24" w:history="1">
        <w:r w:rsidRPr="00790C6B">
          <w:rPr>
            <w:rStyle w:val="af4"/>
            <w:noProof/>
          </w:rPr>
          <w:t xml:space="preserve">1.5 </w:t>
        </w:r>
        <w:r w:rsidRPr="00790C6B">
          <w:rPr>
            <w:rStyle w:val="af4"/>
            <w:noProof/>
          </w:rPr>
          <w:t>论文结构安排</w:t>
        </w:r>
        <w:r>
          <w:rPr>
            <w:noProof/>
            <w:webHidden/>
          </w:rPr>
          <w:tab/>
        </w:r>
        <w:r>
          <w:rPr>
            <w:noProof/>
            <w:webHidden/>
          </w:rPr>
          <w:fldChar w:fldCharType="begin"/>
        </w:r>
        <w:r>
          <w:rPr>
            <w:noProof/>
            <w:webHidden/>
          </w:rPr>
          <w:instrText xml:space="preserve"> PAGEREF _Toc200035224 \h </w:instrText>
        </w:r>
        <w:r>
          <w:rPr>
            <w:noProof/>
            <w:webHidden/>
          </w:rPr>
        </w:r>
        <w:r>
          <w:rPr>
            <w:noProof/>
            <w:webHidden/>
          </w:rPr>
          <w:fldChar w:fldCharType="separate"/>
        </w:r>
        <w:r w:rsidR="00662DE8">
          <w:rPr>
            <w:noProof/>
            <w:webHidden/>
          </w:rPr>
          <w:t>4</w:t>
        </w:r>
        <w:r>
          <w:rPr>
            <w:noProof/>
            <w:webHidden/>
          </w:rPr>
          <w:fldChar w:fldCharType="end"/>
        </w:r>
      </w:hyperlink>
    </w:p>
    <w:p w14:paraId="4334500D" w14:textId="1512C954" w:rsidR="00181362" w:rsidRDefault="00181362">
      <w:pPr>
        <w:pStyle w:val="TOC1"/>
        <w:rPr>
          <w:rFonts w:asciiTheme="minorHAnsi" w:eastAsiaTheme="minorEastAsia" w:hAnsiTheme="minorHAnsi" w:cstheme="minorBidi"/>
          <w:b w:val="0"/>
          <w:bCs w:val="0"/>
          <w:caps w:val="0"/>
          <w:noProof/>
          <w:sz w:val="21"/>
          <w:szCs w:val="22"/>
          <w14:ligatures w14:val="standardContextual"/>
        </w:rPr>
      </w:pPr>
      <w:hyperlink w:anchor="_Toc200035225" w:history="1">
        <w:r w:rsidRPr="00790C6B">
          <w:rPr>
            <w:rStyle w:val="af4"/>
            <w:rFonts w:hAnsi="黑体"/>
            <w:noProof/>
          </w:rPr>
          <w:t>第</w:t>
        </w:r>
        <w:r w:rsidRPr="00790C6B">
          <w:rPr>
            <w:rStyle w:val="af4"/>
            <w:rFonts w:hAnsi="黑体"/>
            <w:noProof/>
          </w:rPr>
          <w:t>2</w:t>
        </w:r>
        <w:r w:rsidRPr="00790C6B">
          <w:rPr>
            <w:rStyle w:val="af4"/>
            <w:rFonts w:hAnsi="黑体"/>
            <w:noProof/>
          </w:rPr>
          <w:t>章</w:t>
        </w:r>
        <w:r w:rsidRPr="00790C6B">
          <w:rPr>
            <w:rStyle w:val="af4"/>
            <w:rFonts w:hAnsi="黑体"/>
            <w:noProof/>
          </w:rPr>
          <w:t xml:space="preserve">  </w:t>
        </w:r>
        <w:r w:rsidRPr="00790C6B">
          <w:rPr>
            <w:rStyle w:val="af4"/>
            <w:rFonts w:hAnsi="黑体"/>
            <w:noProof/>
          </w:rPr>
          <w:t>系统开发平台与技术</w:t>
        </w:r>
        <w:r>
          <w:rPr>
            <w:noProof/>
            <w:webHidden/>
          </w:rPr>
          <w:tab/>
        </w:r>
        <w:r>
          <w:rPr>
            <w:noProof/>
            <w:webHidden/>
          </w:rPr>
          <w:fldChar w:fldCharType="begin"/>
        </w:r>
        <w:r>
          <w:rPr>
            <w:noProof/>
            <w:webHidden/>
          </w:rPr>
          <w:instrText xml:space="preserve"> PAGEREF _Toc200035225 \h </w:instrText>
        </w:r>
        <w:r>
          <w:rPr>
            <w:noProof/>
            <w:webHidden/>
          </w:rPr>
        </w:r>
        <w:r>
          <w:rPr>
            <w:noProof/>
            <w:webHidden/>
          </w:rPr>
          <w:fldChar w:fldCharType="separate"/>
        </w:r>
        <w:r w:rsidR="00662DE8">
          <w:rPr>
            <w:noProof/>
            <w:webHidden/>
          </w:rPr>
          <w:t>5</w:t>
        </w:r>
        <w:r>
          <w:rPr>
            <w:noProof/>
            <w:webHidden/>
          </w:rPr>
          <w:fldChar w:fldCharType="end"/>
        </w:r>
      </w:hyperlink>
    </w:p>
    <w:p w14:paraId="48EFE5B4" w14:textId="152C5A26"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26" w:history="1">
        <w:r w:rsidRPr="00790C6B">
          <w:rPr>
            <w:rStyle w:val="af4"/>
            <w:noProof/>
          </w:rPr>
          <w:t xml:space="preserve">2.1 </w:t>
        </w:r>
        <w:r w:rsidRPr="00790C6B">
          <w:rPr>
            <w:rStyle w:val="af4"/>
            <w:noProof/>
          </w:rPr>
          <w:t>系统开发工具</w:t>
        </w:r>
        <w:r>
          <w:rPr>
            <w:noProof/>
            <w:webHidden/>
          </w:rPr>
          <w:tab/>
        </w:r>
        <w:r>
          <w:rPr>
            <w:noProof/>
            <w:webHidden/>
          </w:rPr>
          <w:fldChar w:fldCharType="begin"/>
        </w:r>
        <w:r>
          <w:rPr>
            <w:noProof/>
            <w:webHidden/>
          </w:rPr>
          <w:instrText xml:space="preserve"> PAGEREF _Toc200035226 \h </w:instrText>
        </w:r>
        <w:r>
          <w:rPr>
            <w:noProof/>
            <w:webHidden/>
          </w:rPr>
        </w:r>
        <w:r>
          <w:rPr>
            <w:noProof/>
            <w:webHidden/>
          </w:rPr>
          <w:fldChar w:fldCharType="separate"/>
        </w:r>
        <w:r w:rsidR="00662DE8">
          <w:rPr>
            <w:noProof/>
            <w:webHidden/>
          </w:rPr>
          <w:t>5</w:t>
        </w:r>
        <w:r>
          <w:rPr>
            <w:noProof/>
            <w:webHidden/>
          </w:rPr>
          <w:fldChar w:fldCharType="end"/>
        </w:r>
      </w:hyperlink>
    </w:p>
    <w:p w14:paraId="364C0235" w14:textId="2EF7E31E"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27" w:history="1">
        <w:r w:rsidRPr="00790C6B">
          <w:rPr>
            <w:rStyle w:val="af4"/>
            <w:noProof/>
          </w:rPr>
          <w:t>2.1.1 Visual Studio Code</w:t>
        </w:r>
        <w:r>
          <w:rPr>
            <w:noProof/>
            <w:webHidden/>
          </w:rPr>
          <w:tab/>
        </w:r>
        <w:r>
          <w:rPr>
            <w:noProof/>
            <w:webHidden/>
          </w:rPr>
          <w:fldChar w:fldCharType="begin"/>
        </w:r>
        <w:r>
          <w:rPr>
            <w:noProof/>
            <w:webHidden/>
          </w:rPr>
          <w:instrText xml:space="preserve"> PAGEREF _Toc200035227 \h </w:instrText>
        </w:r>
        <w:r>
          <w:rPr>
            <w:noProof/>
            <w:webHidden/>
          </w:rPr>
        </w:r>
        <w:r>
          <w:rPr>
            <w:noProof/>
            <w:webHidden/>
          </w:rPr>
          <w:fldChar w:fldCharType="separate"/>
        </w:r>
        <w:r w:rsidR="00662DE8">
          <w:rPr>
            <w:noProof/>
            <w:webHidden/>
          </w:rPr>
          <w:t>5</w:t>
        </w:r>
        <w:r>
          <w:rPr>
            <w:noProof/>
            <w:webHidden/>
          </w:rPr>
          <w:fldChar w:fldCharType="end"/>
        </w:r>
      </w:hyperlink>
    </w:p>
    <w:p w14:paraId="1CFD809A" w14:textId="3F1B2CBE"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28" w:history="1">
        <w:r w:rsidRPr="00790C6B">
          <w:rPr>
            <w:rStyle w:val="af4"/>
            <w:noProof/>
          </w:rPr>
          <w:t>2.1.2 DBeaver</w:t>
        </w:r>
        <w:r>
          <w:rPr>
            <w:noProof/>
            <w:webHidden/>
          </w:rPr>
          <w:tab/>
        </w:r>
        <w:r>
          <w:rPr>
            <w:noProof/>
            <w:webHidden/>
          </w:rPr>
          <w:fldChar w:fldCharType="begin"/>
        </w:r>
        <w:r>
          <w:rPr>
            <w:noProof/>
            <w:webHidden/>
          </w:rPr>
          <w:instrText xml:space="preserve"> PAGEREF _Toc200035228 \h </w:instrText>
        </w:r>
        <w:r>
          <w:rPr>
            <w:noProof/>
            <w:webHidden/>
          </w:rPr>
        </w:r>
        <w:r>
          <w:rPr>
            <w:noProof/>
            <w:webHidden/>
          </w:rPr>
          <w:fldChar w:fldCharType="separate"/>
        </w:r>
        <w:r w:rsidR="00662DE8">
          <w:rPr>
            <w:noProof/>
            <w:webHidden/>
          </w:rPr>
          <w:t>5</w:t>
        </w:r>
        <w:r>
          <w:rPr>
            <w:noProof/>
            <w:webHidden/>
          </w:rPr>
          <w:fldChar w:fldCharType="end"/>
        </w:r>
      </w:hyperlink>
    </w:p>
    <w:p w14:paraId="443B4326" w14:textId="0D396E6C"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29" w:history="1">
        <w:r w:rsidRPr="00790C6B">
          <w:rPr>
            <w:rStyle w:val="af4"/>
            <w:noProof/>
          </w:rPr>
          <w:t xml:space="preserve">2.2 </w:t>
        </w:r>
        <w:r w:rsidRPr="00790C6B">
          <w:rPr>
            <w:rStyle w:val="af4"/>
            <w:noProof/>
          </w:rPr>
          <w:t>系统开发技术</w:t>
        </w:r>
        <w:r>
          <w:rPr>
            <w:noProof/>
            <w:webHidden/>
          </w:rPr>
          <w:tab/>
        </w:r>
        <w:r>
          <w:rPr>
            <w:noProof/>
            <w:webHidden/>
          </w:rPr>
          <w:fldChar w:fldCharType="begin"/>
        </w:r>
        <w:r>
          <w:rPr>
            <w:noProof/>
            <w:webHidden/>
          </w:rPr>
          <w:instrText xml:space="preserve"> PAGEREF _Toc200035229 \h </w:instrText>
        </w:r>
        <w:r>
          <w:rPr>
            <w:noProof/>
            <w:webHidden/>
          </w:rPr>
        </w:r>
        <w:r>
          <w:rPr>
            <w:noProof/>
            <w:webHidden/>
          </w:rPr>
          <w:fldChar w:fldCharType="separate"/>
        </w:r>
        <w:r w:rsidR="00662DE8">
          <w:rPr>
            <w:noProof/>
            <w:webHidden/>
          </w:rPr>
          <w:t>6</w:t>
        </w:r>
        <w:r>
          <w:rPr>
            <w:noProof/>
            <w:webHidden/>
          </w:rPr>
          <w:fldChar w:fldCharType="end"/>
        </w:r>
      </w:hyperlink>
    </w:p>
    <w:p w14:paraId="308BF347" w14:textId="1B0372D3"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30" w:history="1">
        <w:r w:rsidRPr="00790C6B">
          <w:rPr>
            <w:rStyle w:val="af4"/>
            <w:noProof/>
          </w:rPr>
          <w:t>2.2.1 Vue</w:t>
        </w:r>
        <w:r>
          <w:rPr>
            <w:noProof/>
            <w:webHidden/>
          </w:rPr>
          <w:tab/>
        </w:r>
        <w:r>
          <w:rPr>
            <w:noProof/>
            <w:webHidden/>
          </w:rPr>
          <w:fldChar w:fldCharType="begin"/>
        </w:r>
        <w:r>
          <w:rPr>
            <w:noProof/>
            <w:webHidden/>
          </w:rPr>
          <w:instrText xml:space="preserve"> PAGEREF _Toc200035230 \h </w:instrText>
        </w:r>
        <w:r>
          <w:rPr>
            <w:noProof/>
            <w:webHidden/>
          </w:rPr>
        </w:r>
        <w:r>
          <w:rPr>
            <w:noProof/>
            <w:webHidden/>
          </w:rPr>
          <w:fldChar w:fldCharType="separate"/>
        </w:r>
        <w:r w:rsidR="00662DE8">
          <w:rPr>
            <w:noProof/>
            <w:webHidden/>
          </w:rPr>
          <w:t>6</w:t>
        </w:r>
        <w:r>
          <w:rPr>
            <w:noProof/>
            <w:webHidden/>
          </w:rPr>
          <w:fldChar w:fldCharType="end"/>
        </w:r>
      </w:hyperlink>
    </w:p>
    <w:p w14:paraId="0400C8E8" w14:textId="5CCE9450"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31" w:history="1">
        <w:r w:rsidRPr="00790C6B">
          <w:rPr>
            <w:rStyle w:val="af4"/>
            <w:noProof/>
          </w:rPr>
          <w:t>2.2.2 Element Plus</w:t>
        </w:r>
        <w:r>
          <w:rPr>
            <w:noProof/>
            <w:webHidden/>
          </w:rPr>
          <w:tab/>
        </w:r>
        <w:r>
          <w:rPr>
            <w:noProof/>
            <w:webHidden/>
          </w:rPr>
          <w:fldChar w:fldCharType="begin"/>
        </w:r>
        <w:r>
          <w:rPr>
            <w:noProof/>
            <w:webHidden/>
          </w:rPr>
          <w:instrText xml:space="preserve"> PAGEREF _Toc200035231 \h </w:instrText>
        </w:r>
        <w:r>
          <w:rPr>
            <w:noProof/>
            <w:webHidden/>
          </w:rPr>
        </w:r>
        <w:r>
          <w:rPr>
            <w:noProof/>
            <w:webHidden/>
          </w:rPr>
          <w:fldChar w:fldCharType="separate"/>
        </w:r>
        <w:r w:rsidR="00662DE8">
          <w:rPr>
            <w:noProof/>
            <w:webHidden/>
          </w:rPr>
          <w:t>7</w:t>
        </w:r>
        <w:r>
          <w:rPr>
            <w:noProof/>
            <w:webHidden/>
          </w:rPr>
          <w:fldChar w:fldCharType="end"/>
        </w:r>
      </w:hyperlink>
    </w:p>
    <w:p w14:paraId="2D282527" w14:textId="756028AF"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32" w:history="1">
        <w:r w:rsidRPr="00790C6B">
          <w:rPr>
            <w:rStyle w:val="af4"/>
            <w:noProof/>
          </w:rPr>
          <w:t>2.2.3 jsMind</w:t>
        </w:r>
        <w:r>
          <w:rPr>
            <w:noProof/>
            <w:webHidden/>
          </w:rPr>
          <w:tab/>
        </w:r>
        <w:r>
          <w:rPr>
            <w:noProof/>
            <w:webHidden/>
          </w:rPr>
          <w:fldChar w:fldCharType="begin"/>
        </w:r>
        <w:r>
          <w:rPr>
            <w:noProof/>
            <w:webHidden/>
          </w:rPr>
          <w:instrText xml:space="preserve"> PAGEREF _Toc200035232 \h </w:instrText>
        </w:r>
        <w:r>
          <w:rPr>
            <w:noProof/>
            <w:webHidden/>
          </w:rPr>
        </w:r>
        <w:r>
          <w:rPr>
            <w:noProof/>
            <w:webHidden/>
          </w:rPr>
          <w:fldChar w:fldCharType="separate"/>
        </w:r>
        <w:r w:rsidR="00662DE8">
          <w:rPr>
            <w:noProof/>
            <w:webHidden/>
          </w:rPr>
          <w:t>8</w:t>
        </w:r>
        <w:r>
          <w:rPr>
            <w:noProof/>
            <w:webHidden/>
          </w:rPr>
          <w:fldChar w:fldCharType="end"/>
        </w:r>
      </w:hyperlink>
    </w:p>
    <w:p w14:paraId="78261DD5" w14:textId="47555325"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33" w:history="1">
        <w:r w:rsidRPr="00790C6B">
          <w:rPr>
            <w:rStyle w:val="af4"/>
            <w:noProof/>
          </w:rPr>
          <w:t>2.2.4 Express.js</w:t>
        </w:r>
        <w:r>
          <w:rPr>
            <w:noProof/>
            <w:webHidden/>
          </w:rPr>
          <w:tab/>
        </w:r>
        <w:r>
          <w:rPr>
            <w:noProof/>
            <w:webHidden/>
          </w:rPr>
          <w:fldChar w:fldCharType="begin"/>
        </w:r>
        <w:r>
          <w:rPr>
            <w:noProof/>
            <w:webHidden/>
          </w:rPr>
          <w:instrText xml:space="preserve"> PAGEREF _Toc200035233 \h </w:instrText>
        </w:r>
        <w:r>
          <w:rPr>
            <w:noProof/>
            <w:webHidden/>
          </w:rPr>
        </w:r>
        <w:r>
          <w:rPr>
            <w:noProof/>
            <w:webHidden/>
          </w:rPr>
          <w:fldChar w:fldCharType="separate"/>
        </w:r>
        <w:r w:rsidR="00662DE8">
          <w:rPr>
            <w:noProof/>
            <w:webHidden/>
          </w:rPr>
          <w:t>9</w:t>
        </w:r>
        <w:r>
          <w:rPr>
            <w:noProof/>
            <w:webHidden/>
          </w:rPr>
          <w:fldChar w:fldCharType="end"/>
        </w:r>
      </w:hyperlink>
    </w:p>
    <w:p w14:paraId="69537E52" w14:textId="1A3D09FE"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34" w:history="1">
        <w:r w:rsidRPr="00790C6B">
          <w:rPr>
            <w:rStyle w:val="af4"/>
            <w:noProof/>
          </w:rPr>
          <w:t>2.2.5 FFmpeg</w:t>
        </w:r>
        <w:r>
          <w:rPr>
            <w:noProof/>
            <w:webHidden/>
          </w:rPr>
          <w:tab/>
        </w:r>
        <w:r>
          <w:rPr>
            <w:noProof/>
            <w:webHidden/>
          </w:rPr>
          <w:fldChar w:fldCharType="begin"/>
        </w:r>
        <w:r>
          <w:rPr>
            <w:noProof/>
            <w:webHidden/>
          </w:rPr>
          <w:instrText xml:space="preserve"> PAGEREF _Toc200035234 \h </w:instrText>
        </w:r>
        <w:r>
          <w:rPr>
            <w:noProof/>
            <w:webHidden/>
          </w:rPr>
        </w:r>
        <w:r>
          <w:rPr>
            <w:noProof/>
            <w:webHidden/>
          </w:rPr>
          <w:fldChar w:fldCharType="separate"/>
        </w:r>
        <w:r w:rsidR="00662DE8">
          <w:rPr>
            <w:noProof/>
            <w:webHidden/>
          </w:rPr>
          <w:t>10</w:t>
        </w:r>
        <w:r>
          <w:rPr>
            <w:noProof/>
            <w:webHidden/>
          </w:rPr>
          <w:fldChar w:fldCharType="end"/>
        </w:r>
      </w:hyperlink>
    </w:p>
    <w:p w14:paraId="4321F910" w14:textId="68F4BEB3"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35" w:history="1">
        <w:r w:rsidRPr="00790C6B">
          <w:rPr>
            <w:rStyle w:val="af4"/>
            <w:noProof/>
          </w:rPr>
          <w:t>2.2.6 Graphviz</w:t>
        </w:r>
        <w:r>
          <w:rPr>
            <w:noProof/>
            <w:webHidden/>
          </w:rPr>
          <w:tab/>
        </w:r>
        <w:r>
          <w:rPr>
            <w:noProof/>
            <w:webHidden/>
          </w:rPr>
          <w:fldChar w:fldCharType="begin"/>
        </w:r>
        <w:r>
          <w:rPr>
            <w:noProof/>
            <w:webHidden/>
          </w:rPr>
          <w:instrText xml:space="preserve"> PAGEREF _Toc200035235 \h </w:instrText>
        </w:r>
        <w:r>
          <w:rPr>
            <w:noProof/>
            <w:webHidden/>
          </w:rPr>
        </w:r>
        <w:r>
          <w:rPr>
            <w:noProof/>
            <w:webHidden/>
          </w:rPr>
          <w:fldChar w:fldCharType="separate"/>
        </w:r>
        <w:r w:rsidR="00662DE8">
          <w:rPr>
            <w:noProof/>
            <w:webHidden/>
          </w:rPr>
          <w:t>11</w:t>
        </w:r>
        <w:r>
          <w:rPr>
            <w:noProof/>
            <w:webHidden/>
          </w:rPr>
          <w:fldChar w:fldCharType="end"/>
        </w:r>
      </w:hyperlink>
    </w:p>
    <w:p w14:paraId="095CBC86" w14:textId="3B37AAA7"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36" w:history="1">
        <w:r w:rsidRPr="00790C6B">
          <w:rPr>
            <w:rStyle w:val="af4"/>
            <w:noProof/>
          </w:rPr>
          <w:t>2.2.7 BLOB</w:t>
        </w:r>
        <w:r>
          <w:rPr>
            <w:noProof/>
            <w:webHidden/>
          </w:rPr>
          <w:tab/>
        </w:r>
        <w:r>
          <w:rPr>
            <w:noProof/>
            <w:webHidden/>
          </w:rPr>
          <w:fldChar w:fldCharType="begin"/>
        </w:r>
        <w:r>
          <w:rPr>
            <w:noProof/>
            <w:webHidden/>
          </w:rPr>
          <w:instrText xml:space="preserve"> PAGEREF _Toc200035236 \h </w:instrText>
        </w:r>
        <w:r>
          <w:rPr>
            <w:noProof/>
            <w:webHidden/>
          </w:rPr>
        </w:r>
        <w:r>
          <w:rPr>
            <w:noProof/>
            <w:webHidden/>
          </w:rPr>
          <w:fldChar w:fldCharType="separate"/>
        </w:r>
        <w:r w:rsidR="00662DE8">
          <w:rPr>
            <w:noProof/>
            <w:webHidden/>
          </w:rPr>
          <w:t>11</w:t>
        </w:r>
        <w:r>
          <w:rPr>
            <w:noProof/>
            <w:webHidden/>
          </w:rPr>
          <w:fldChar w:fldCharType="end"/>
        </w:r>
      </w:hyperlink>
    </w:p>
    <w:p w14:paraId="45B90EC3" w14:textId="00F22E17"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37" w:history="1">
        <w:r w:rsidRPr="00790C6B">
          <w:rPr>
            <w:rStyle w:val="af4"/>
            <w:noProof/>
          </w:rPr>
          <w:t>2.2.8 PDF.js</w:t>
        </w:r>
        <w:r w:rsidRPr="00790C6B">
          <w:rPr>
            <w:rStyle w:val="af4"/>
            <w:noProof/>
          </w:rPr>
          <w:t>组件包</w:t>
        </w:r>
        <w:r>
          <w:rPr>
            <w:noProof/>
            <w:webHidden/>
          </w:rPr>
          <w:tab/>
        </w:r>
        <w:r>
          <w:rPr>
            <w:noProof/>
            <w:webHidden/>
          </w:rPr>
          <w:fldChar w:fldCharType="begin"/>
        </w:r>
        <w:r>
          <w:rPr>
            <w:noProof/>
            <w:webHidden/>
          </w:rPr>
          <w:instrText xml:space="preserve"> PAGEREF _Toc200035237 \h </w:instrText>
        </w:r>
        <w:r>
          <w:rPr>
            <w:noProof/>
            <w:webHidden/>
          </w:rPr>
        </w:r>
        <w:r>
          <w:rPr>
            <w:noProof/>
            <w:webHidden/>
          </w:rPr>
          <w:fldChar w:fldCharType="separate"/>
        </w:r>
        <w:r w:rsidR="00662DE8">
          <w:rPr>
            <w:noProof/>
            <w:webHidden/>
          </w:rPr>
          <w:t>13</w:t>
        </w:r>
        <w:r>
          <w:rPr>
            <w:noProof/>
            <w:webHidden/>
          </w:rPr>
          <w:fldChar w:fldCharType="end"/>
        </w:r>
      </w:hyperlink>
    </w:p>
    <w:p w14:paraId="67781D83" w14:textId="2EFB0AB4"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38" w:history="1">
        <w:r w:rsidRPr="00790C6B">
          <w:rPr>
            <w:rStyle w:val="af4"/>
            <w:noProof/>
          </w:rPr>
          <w:t xml:space="preserve">2.2.9 </w:t>
        </w:r>
        <w:r w:rsidRPr="00790C6B">
          <w:rPr>
            <w:rStyle w:val="af4"/>
            <w:noProof/>
          </w:rPr>
          <w:t>微软</w:t>
        </w:r>
        <w:r w:rsidRPr="00790C6B">
          <w:rPr>
            <w:rStyle w:val="af4"/>
            <w:noProof/>
          </w:rPr>
          <w:t xml:space="preserve"> Office Online </w:t>
        </w:r>
        <w:r w:rsidRPr="00790C6B">
          <w:rPr>
            <w:rStyle w:val="af4"/>
            <w:noProof/>
          </w:rPr>
          <w:t>服务</w:t>
        </w:r>
        <w:r>
          <w:rPr>
            <w:noProof/>
            <w:webHidden/>
          </w:rPr>
          <w:tab/>
        </w:r>
        <w:r>
          <w:rPr>
            <w:noProof/>
            <w:webHidden/>
          </w:rPr>
          <w:fldChar w:fldCharType="begin"/>
        </w:r>
        <w:r>
          <w:rPr>
            <w:noProof/>
            <w:webHidden/>
          </w:rPr>
          <w:instrText xml:space="preserve"> PAGEREF _Toc200035238 \h </w:instrText>
        </w:r>
        <w:r>
          <w:rPr>
            <w:noProof/>
            <w:webHidden/>
          </w:rPr>
        </w:r>
        <w:r>
          <w:rPr>
            <w:noProof/>
            <w:webHidden/>
          </w:rPr>
          <w:fldChar w:fldCharType="separate"/>
        </w:r>
        <w:r w:rsidR="00662DE8">
          <w:rPr>
            <w:noProof/>
            <w:webHidden/>
          </w:rPr>
          <w:t>13</w:t>
        </w:r>
        <w:r>
          <w:rPr>
            <w:noProof/>
            <w:webHidden/>
          </w:rPr>
          <w:fldChar w:fldCharType="end"/>
        </w:r>
      </w:hyperlink>
    </w:p>
    <w:p w14:paraId="06112028" w14:textId="0FE67AEC"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39" w:history="1">
        <w:r w:rsidRPr="00790C6B">
          <w:rPr>
            <w:rStyle w:val="af4"/>
            <w:noProof/>
          </w:rPr>
          <w:t xml:space="preserve">2.3 </w:t>
        </w:r>
        <w:r w:rsidRPr="00790C6B">
          <w:rPr>
            <w:rStyle w:val="af4"/>
            <w:noProof/>
          </w:rPr>
          <w:t>本章小结</w:t>
        </w:r>
        <w:r>
          <w:rPr>
            <w:noProof/>
            <w:webHidden/>
          </w:rPr>
          <w:tab/>
        </w:r>
        <w:r>
          <w:rPr>
            <w:noProof/>
            <w:webHidden/>
          </w:rPr>
          <w:fldChar w:fldCharType="begin"/>
        </w:r>
        <w:r>
          <w:rPr>
            <w:noProof/>
            <w:webHidden/>
          </w:rPr>
          <w:instrText xml:space="preserve"> PAGEREF _Toc200035239 \h </w:instrText>
        </w:r>
        <w:r>
          <w:rPr>
            <w:noProof/>
            <w:webHidden/>
          </w:rPr>
        </w:r>
        <w:r>
          <w:rPr>
            <w:noProof/>
            <w:webHidden/>
          </w:rPr>
          <w:fldChar w:fldCharType="separate"/>
        </w:r>
        <w:r w:rsidR="00662DE8">
          <w:rPr>
            <w:noProof/>
            <w:webHidden/>
          </w:rPr>
          <w:t>14</w:t>
        </w:r>
        <w:r>
          <w:rPr>
            <w:noProof/>
            <w:webHidden/>
          </w:rPr>
          <w:fldChar w:fldCharType="end"/>
        </w:r>
      </w:hyperlink>
    </w:p>
    <w:p w14:paraId="5A0B51C8" w14:textId="47D3E365" w:rsidR="00181362" w:rsidRDefault="00181362">
      <w:pPr>
        <w:pStyle w:val="TOC1"/>
        <w:rPr>
          <w:rFonts w:asciiTheme="minorHAnsi" w:eastAsiaTheme="minorEastAsia" w:hAnsiTheme="minorHAnsi" w:cstheme="minorBidi"/>
          <w:b w:val="0"/>
          <w:bCs w:val="0"/>
          <w:caps w:val="0"/>
          <w:noProof/>
          <w:sz w:val="21"/>
          <w:szCs w:val="22"/>
          <w14:ligatures w14:val="standardContextual"/>
        </w:rPr>
      </w:pPr>
      <w:hyperlink w:anchor="_Toc200035240" w:history="1">
        <w:r w:rsidRPr="00790C6B">
          <w:rPr>
            <w:rStyle w:val="af4"/>
            <w:rFonts w:hAnsi="黑体"/>
            <w:noProof/>
          </w:rPr>
          <w:t>第</w:t>
        </w:r>
        <w:r w:rsidRPr="00790C6B">
          <w:rPr>
            <w:rStyle w:val="af4"/>
            <w:rFonts w:hAnsi="黑体"/>
            <w:noProof/>
          </w:rPr>
          <w:t>3</w:t>
        </w:r>
        <w:r w:rsidRPr="00790C6B">
          <w:rPr>
            <w:rStyle w:val="af4"/>
            <w:rFonts w:hAnsi="黑体"/>
            <w:noProof/>
          </w:rPr>
          <w:t>章</w:t>
        </w:r>
        <w:r w:rsidRPr="00790C6B">
          <w:rPr>
            <w:rStyle w:val="af4"/>
            <w:rFonts w:hAnsi="黑体"/>
            <w:noProof/>
          </w:rPr>
          <w:t xml:space="preserve">  </w:t>
        </w:r>
        <w:r w:rsidRPr="00790C6B">
          <w:rPr>
            <w:rStyle w:val="af4"/>
            <w:rFonts w:hAnsi="黑体"/>
            <w:noProof/>
          </w:rPr>
          <w:t>系统设计及实现</w:t>
        </w:r>
        <w:r>
          <w:rPr>
            <w:noProof/>
            <w:webHidden/>
          </w:rPr>
          <w:tab/>
        </w:r>
        <w:r>
          <w:rPr>
            <w:noProof/>
            <w:webHidden/>
          </w:rPr>
          <w:fldChar w:fldCharType="begin"/>
        </w:r>
        <w:r>
          <w:rPr>
            <w:noProof/>
            <w:webHidden/>
          </w:rPr>
          <w:instrText xml:space="preserve"> PAGEREF _Toc200035240 \h </w:instrText>
        </w:r>
        <w:r>
          <w:rPr>
            <w:noProof/>
            <w:webHidden/>
          </w:rPr>
        </w:r>
        <w:r>
          <w:rPr>
            <w:noProof/>
            <w:webHidden/>
          </w:rPr>
          <w:fldChar w:fldCharType="separate"/>
        </w:r>
        <w:r w:rsidR="00662DE8">
          <w:rPr>
            <w:noProof/>
            <w:webHidden/>
          </w:rPr>
          <w:t>15</w:t>
        </w:r>
        <w:r>
          <w:rPr>
            <w:noProof/>
            <w:webHidden/>
          </w:rPr>
          <w:fldChar w:fldCharType="end"/>
        </w:r>
      </w:hyperlink>
    </w:p>
    <w:p w14:paraId="7F4D48C8" w14:textId="4A29D6CA"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41" w:history="1">
        <w:r w:rsidRPr="00790C6B">
          <w:rPr>
            <w:rStyle w:val="af4"/>
            <w:noProof/>
          </w:rPr>
          <w:t xml:space="preserve">3.1 </w:t>
        </w:r>
        <w:r w:rsidRPr="00790C6B">
          <w:rPr>
            <w:rStyle w:val="af4"/>
            <w:noProof/>
          </w:rPr>
          <w:t>系统总体设计</w:t>
        </w:r>
        <w:r>
          <w:rPr>
            <w:noProof/>
            <w:webHidden/>
          </w:rPr>
          <w:tab/>
        </w:r>
        <w:r>
          <w:rPr>
            <w:noProof/>
            <w:webHidden/>
          </w:rPr>
          <w:fldChar w:fldCharType="begin"/>
        </w:r>
        <w:r>
          <w:rPr>
            <w:noProof/>
            <w:webHidden/>
          </w:rPr>
          <w:instrText xml:space="preserve"> PAGEREF _Toc200035241 \h </w:instrText>
        </w:r>
        <w:r>
          <w:rPr>
            <w:noProof/>
            <w:webHidden/>
          </w:rPr>
        </w:r>
        <w:r>
          <w:rPr>
            <w:noProof/>
            <w:webHidden/>
          </w:rPr>
          <w:fldChar w:fldCharType="separate"/>
        </w:r>
        <w:r w:rsidR="00662DE8">
          <w:rPr>
            <w:noProof/>
            <w:webHidden/>
          </w:rPr>
          <w:t>15</w:t>
        </w:r>
        <w:r>
          <w:rPr>
            <w:noProof/>
            <w:webHidden/>
          </w:rPr>
          <w:fldChar w:fldCharType="end"/>
        </w:r>
      </w:hyperlink>
    </w:p>
    <w:p w14:paraId="52EE2CC5" w14:textId="273F303E"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42" w:history="1">
        <w:r w:rsidRPr="00790C6B">
          <w:rPr>
            <w:rStyle w:val="af4"/>
            <w:noProof/>
          </w:rPr>
          <w:t xml:space="preserve">3.1.1 </w:t>
        </w:r>
        <w:r w:rsidRPr="00790C6B">
          <w:rPr>
            <w:rStyle w:val="af4"/>
            <w:noProof/>
          </w:rPr>
          <w:t>系统模块功能</w:t>
        </w:r>
        <w:r>
          <w:rPr>
            <w:noProof/>
            <w:webHidden/>
          </w:rPr>
          <w:tab/>
        </w:r>
        <w:r>
          <w:rPr>
            <w:noProof/>
            <w:webHidden/>
          </w:rPr>
          <w:fldChar w:fldCharType="begin"/>
        </w:r>
        <w:r>
          <w:rPr>
            <w:noProof/>
            <w:webHidden/>
          </w:rPr>
          <w:instrText xml:space="preserve"> PAGEREF _Toc200035242 \h </w:instrText>
        </w:r>
        <w:r>
          <w:rPr>
            <w:noProof/>
            <w:webHidden/>
          </w:rPr>
        </w:r>
        <w:r>
          <w:rPr>
            <w:noProof/>
            <w:webHidden/>
          </w:rPr>
          <w:fldChar w:fldCharType="separate"/>
        </w:r>
        <w:r w:rsidR="00662DE8">
          <w:rPr>
            <w:noProof/>
            <w:webHidden/>
          </w:rPr>
          <w:t>15</w:t>
        </w:r>
        <w:r>
          <w:rPr>
            <w:noProof/>
            <w:webHidden/>
          </w:rPr>
          <w:fldChar w:fldCharType="end"/>
        </w:r>
      </w:hyperlink>
    </w:p>
    <w:p w14:paraId="1638752F" w14:textId="029BC4AF"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43" w:history="1">
        <w:r w:rsidRPr="00790C6B">
          <w:rPr>
            <w:rStyle w:val="af4"/>
            <w:noProof/>
          </w:rPr>
          <w:t xml:space="preserve">3.1.2 </w:t>
        </w:r>
        <w:r w:rsidRPr="00790C6B">
          <w:rPr>
            <w:rStyle w:val="af4"/>
            <w:noProof/>
          </w:rPr>
          <w:t>系统布局设计</w:t>
        </w:r>
        <w:r>
          <w:rPr>
            <w:noProof/>
            <w:webHidden/>
          </w:rPr>
          <w:tab/>
        </w:r>
        <w:r>
          <w:rPr>
            <w:noProof/>
            <w:webHidden/>
          </w:rPr>
          <w:fldChar w:fldCharType="begin"/>
        </w:r>
        <w:r>
          <w:rPr>
            <w:noProof/>
            <w:webHidden/>
          </w:rPr>
          <w:instrText xml:space="preserve"> PAGEREF _Toc200035243 \h </w:instrText>
        </w:r>
        <w:r>
          <w:rPr>
            <w:noProof/>
            <w:webHidden/>
          </w:rPr>
        </w:r>
        <w:r>
          <w:rPr>
            <w:noProof/>
            <w:webHidden/>
          </w:rPr>
          <w:fldChar w:fldCharType="separate"/>
        </w:r>
        <w:r w:rsidR="00662DE8">
          <w:rPr>
            <w:noProof/>
            <w:webHidden/>
          </w:rPr>
          <w:t>16</w:t>
        </w:r>
        <w:r>
          <w:rPr>
            <w:noProof/>
            <w:webHidden/>
          </w:rPr>
          <w:fldChar w:fldCharType="end"/>
        </w:r>
      </w:hyperlink>
    </w:p>
    <w:p w14:paraId="0EF449F8" w14:textId="095BAAA4"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44" w:history="1">
        <w:r w:rsidRPr="00790C6B">
          <w:rPr>
            <w:rStyle w:val="af4"/>
            <w:noProof/>
          </w:rPr>
          <w:t xml:space="preserve">3.2 </w:t>
        </w:r>
        <w:r w:rsidRPr="00790C6B">
          <w:rPr>
            <w:rStyle w:val="af4"/>
            <w:noProof/>
          </w:rPr>
          <w:t>知识图谱操作模块</w:t>
        </w:r>
        <w:r>
          <w:rPr>
            <w:noProof/>
            <w:webHidden/>
          </w:rPr>
          <w:tab/>
        </w:r>
        <w:r>
          <w:rPr>
            <w:noProof/>
            <w:webHidden/>
          </w:rPr>
          <w:fldChar w:fldCharType="begin"/>
        </w:r>
        <w:r>
          <w:rPr>
            <w:noProof/>
            <w:webHidden/>
          </w:rPr>
          <w:instrText xml:space="preserve"> PAGEREF _Toc200035244 \h </w:instrText>
        </w:r>
        <w:r>
          <w:rPr>
            <w:noProof/>
            <w:webHidden/>
          </w:rPr>
        </w:r>
        <w:r>
          <w:rPr>
            <w:noProof/>
            <w:webHidden/>
          </w:rPr>
          <w:fldChar w:fldCharType="separate"/>
        </w:r>
        <w:r w:rsidR="00662DE8">
          <w:rPr>
            <w:noProof/>
            <w:webHidden/>
          </w:rPr>
          <w:t>16</w:t>
        </w:r>
        <w:r>
          <w:rPr>
            <w:noProof/>
            <w:webHidden/>
          </w:rPr>
          <w:fldChar w:fldCharType="end"/>
        </w:r>
      </w:hyperlink>
    </w:p>
    <w:p w14:paraId="4CC663EB" w14:textId="59C9A4D6"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45" w:history="1">
        <w:r w:rsidRPr="00790C6B">
          <w:rPr>
            <w:rStyle w:val="af4"/>
            <w:noProof/>
          </w:rPr>
          <w:t xml:space="preserve">3.2.1 </w:t>
        </w:r>
        <w:r w:rsidRPr="00790C6B">
          <w:rPr>
            <w:rStyle w:val="af4"/>
            <w:noProof/>
          </w:rPr>
          <w:t>功能设计</w:t>
        </w:r>
        <w:r>
          <w:rPr>
            <w:noProof/>
            <w:webHidden/>
          </w:rPr>
          <w:tab/>
        </w:r>
        <w:r>
          <w:rPr>
            <w:noProof/>
            <w:webHidden/>
          </w:rPr>
          <w:fldChar w:fldCharType="begin"/>
        </w:r>
        <w:r>
          <w:rPr>
            <w:noProof/>
            <w:webHidden/>
          </w:rPr>
          <w:instrText xml:space="preserve"> PAGEREF _Toc200035245 \h </w:instrText>
        </w:r>
        <w:r>
          <w:rPr>
            <w:noProof/>
            <w:webHidden/>
          </w:rPr>
        </w:r>
        <w:r>
          <w:rPr>
            <w:noProof/>
            <w:webHidden/>
          </w:rPr>
          <w:fldChar w:fldCharType="separate"/>
        </w:r>
        <w:r w:rsidR="00662DE8">
          <w:rPr>
            <w:noProof/>
            <w:webHidden/>
          </w:rPr>
          <w:t>16</w:t>
        </w:r>
        <w:r>
          <w:rPr>
            <w:noProof/>
            <w:webHidden/>
          </w:rPr>
          <w:fldChar w:fldCharType="end"/>
        </w:r>
      </w:hyperlink>
    </w:p>
    <w:p w14:paraId="71F40A61" w14:textId="619947D2"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46" w:history="1">
        <w:r w:rsidRPr="00790C6B">
          <w:rPr>
            <w:rStyle w:val="af4"/>
            <w:noProof/>
          </w:rPr>
          <w:t xml:space="preserve">3.2.2 </w:t>
        </w:r>
        <w:r w:rsidRPr="00790C6B">
          <w:rPr>
            <w:rStyle w:val="af4"/>
            <w:noProof/>
          </w:rPr>
          <w:t>技术实现</w:t>
        </w:r>
        <w:r>
          <w:rPr>
            <w:noProof/>
            <w:webHidden/>
          </w:rPr>
          <w:tab/>
        </w:r>
        <w:r>
          <w:rPr>
            <w:noProof/>
            <w:webHidden/>
          </w:rPr>
          <w:fldChar w:fldCharType="begin"/>
        </w:r>
        <w:r>
          <w:rPr>
            <w:noProof/>
            <w:webHidden/>
          </w:rPr>
          <w:instrText xml:space="preserve"> PAGEREF _Toc200035246 \h </w:instrText>
        </w:r>
        <w:r>
          <w:rPr>
            <w:noProof/>
            <w:webHidden/>
          </w:rPr>
        </w:r>
        <w:r>
          <w:rPr>
            <w:noProof/>
            <w:webHidden/>
          </w:rPr>
          <w:fldChar w:fldCharType="separate"/>
        </w:r>
        <w:r w:rsidR="00662DE8">
          <w:rPr>
            <w:noProof/>
            <w:webHidden/>
          </w:rPr>
          <w:t>17</w:t>
        </w:r>
        <w:r>
          <w:rPr>
            <w:noProof/>
            <w:webHidden/>
          </w:rPr>
          <w:fldChar w:fldCharType="end"/>
        </w:r>
      </w:hyperlink>
    </w:p>
    <w:p w14:paraId="3A3F2D8A" w14:textId="55880537"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47" w:history="1">
        <w:r w:rsidRPr="00790C6B">
          <w:rPr>
            <w:rStyle w:val="af4"/>
            <w:noProof/>
          </w:rPr>
          <w:t xml:space="preserve">3.3 </w:t>
        </w:r>
        <w:r w:rsidRPr="00790C6B">
          <w:rPr>
            <w:rStyle w:val="af4"/>
            <w:noProof/>
          </w:rPr>
          <w:t>知识图谱可视化界面功能项设计</w:t>
        </w:r>
        <w:r>
          <w:rPr>
            <w:noProof/>
            <w:webHidden/>
          </w:rPr>
          <w:tab/>
        </w:r>
        <w:r>
          <w:rPr>
            <w:noProof/>
            <w:webHidden/>
          </w:rPr>
          <w:fldChar w:fldCharType="begin"/>
        </w:r>
        <w:r>
          <w:rPr>
            <w:noProof/>
            <w:webHidden/>
          </w:rPr>
          <w:instrText xml:space="preserve"> PAGEREF _Toc200035247 \h </w:instrText>
        </w:r>
        <w:r>
          <w:rPr>
            <w:noProof/>
            <w:webHidden/>
          </w:rPr>
        </w:r>
        <w:r>
          <w:rPr>
            <w:noProof/>
            <w:webHidden/>
          </w:rPr>
          <w:fldChar w:fldCharType="separate"/>
        </w:r>
        <w:r w:rsidR="00662DE8">
          <w:rPr>
            <w:noProof/>
            <w:webHidden/>
          </w:rPr>
          <w:t>20</w:t>
        </w:r>
        <w:r>
          <w:rPr>
            <w:noProof/>
            <w:webHidden/>
          </w:rPr>
          <w:fldChar w:fldCharType="end"/>
        </w:r>
      </w:hyperlink>
    </w:p>
    <w:p w14:paraId="24C2DC2E" w14:textId="63072316"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48" w:history="1">
        <w:r w:rsidRPr="00790C6B">
          <w:rPr>
            <w:rStyle w:val="af4"/>
            <w:noProof/>
          </w:rPr>
          <w:t xml:space="preserve">3.3.1 </w:t>
        </w:r>
        <w:r w:rsidRPr="00790C6B">
          <w:rPr>
            <w:rStyle w:val="af4"/>
            <w:noProof/>
          </w:rPr>
          <w:t>功能设计</w:t>
        </w:r>
        <w:r>
          <w:rPr>
            <w:noProof/>
            <w:webHidden/>
          </w:rPr>
          <w:tab/>
        </w:r>
        <w:r>
          <w:rPr>
            <w:noProof/>
            <w:webHidden/>
          </w:rPr>
          <w:fldChar w:fldCharType="begin"/>
        </w:r>
        <w:r>
          <w:rPr>
            <w:noProof/>
            <w:webHidden/>
          </w:rPr>
          <w:instrText xml:space="preserve"> PAGEREF _Toc200035248 \h </w:instrText>
        </w:r>
        <w:r>
          <w:rPr>
            <w:noProof/>
            <w:webHidden/>
          </w:rPr>
        </w:r>
        <w:r>
          <w:rPr>
            <w:noProof/>
            <w:webHidden/>
          </w:rPr>
          <w:fldChar w:fldCharType="separate"/>
        </w:r>
        <w:r w:rsidR="00662DE8">
          <w:rPr>
            <w:noProof/>
            <w:webHidden/>
          </w:rPr>
          <w:t>20</w:t>
        </w:r>
        <w:r>
          <w:rPr>
            <w:noProof/>
            <w:webHidden/>
          </w:rPr>
          <w:fldChar w:fldCharType="end"/>
        </w:r>
      </w:hyperlink>
    </w:p>
    <w:p w14:paraId="62858A67" w14:textId="7B9FDF04"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49" w:history="1">
        <w:r w:rsidRPr="00790C6B">
          <w:rPr>
            <w:rStyle w:val="af4"/>
            <w:noProof/>
          </w:rPr>
          <w:t xml:space="preserve">3.3.2 </w:t>
        </w:r>
        <w:r w:rsidRPr="00790C6B">
          <w:rPr>
            <w:rStyle w:val="af4"/>
            <w:noProof/>
          </w:rPr>
          <w:t>技术实现</w:t>
        </w:r>
        <w:r>
          <w:rPr>
            <w:noProof/>
            <w:webHidden/>
          </w:rPr>
          <w:tab/>
        </w:r>
        <w:r>
          <w:rPr>
            <w:noProof/>
            <w:webHidden/>
          </w:rPr>
          <w:fldChar w:fldCharType="begin"/>
        </w:r>
        <w:r>
          <w:rPr>
            <w:noProof/>
            <w:webHidden/>
          </w:rPr>
          <w:instrText xml:space="preserve"> PAGEREF _Toc200035249 \h </w:instrText>
        </w:r>
        <w:r>
          <w:rPr>
            <w:noProof/>
            <w:webHidden/>
          </w:rPr>
        </w:r>
        <w:r>
          <w:rPr>
            <w:noProof/>
            <w:webHidden/>
          </w:rPr>
          <w:fldChar w:fldCharType="separate"/>
        </w:r>
        <w:r w:rsidR="00662DE8">
          <w:rPr>
            <w:noProof/>
            <w:webHidden/>
          </w:rPr>
          <w:t>20</w:t>
        </w:r>
        <w:r>
          <w:rPr>
            <w:noProof/>
            <w:webHidden/>
          </w:rPr>
          <w:fldChar w:fldCharType="end"/>
        </w:r>
      </w:hyperlink>
    </w:p>
    <w:p w14:paraId="381B8C60" w14:textId="6D65C5CF"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50" w:history="1">
        <w:r w:rsidRPr="00790C6B">
          <w:rPr>
            <w:rStyle w:val="af4"/>
            <w:noProof/>
          </w:rPr>
          <w:t xml:space="preserve">3.4 </w:t>
        </w:r>
        <w:r w:rsidRPr="00790C6B">
          <w:rPr>
            <w:rStyle w:val="af4"/>
            <w:noProof/>
          </w:rPr>
          <w:t>多模态资源关联模块</w:t>
        </w:r>
        <w:r>
          <w:rPr>
            <w:noProof/>
            <w:webHidden/>
          </w:rPr>
          <w:tab/>
        </w:r>
        <w:r>
          <w:rPr>
            <w:noProof/>
            <w:webHidden/>
          </w:rPr>
          <w:fldChar w:fldCharType="begin"/>
        </w:r>
        <w:r>
          <w:rPr>
            <w:noProof/>
            <w:webHidden/>
          </w:rPr>
          <w:instrText xml:space="preserve"> PAGEREF _Toc200035250 \h </w:instrText>
        </w:r>
        <w:r>
          <w:rPr>
            <w:noProof/>
            <w:webHidden/>
          </w:rPr>
        </w:r>
        <w:r>
          <w:rPr>
            <w:noProof/>
            <w:webHidden/>
          </w:rPr>
          <w:fldChar w:fldCharType="separate"/>
        </w:r>
        <w:r w:rsidR="00662DE8">
          <w:rPr>
            <w:noProof/>
            <w:webHidden/>
          </w:rPr>
          <w:t>21</w:t>
        </w:r>
        <w:r>
          <w:rPr>
            <w:noProof/>
            <w:webHidden/>
          </w:rPr>
          <w:fldChar w:fldCharType="end"/>
        </w:r>
      </w:hyperlink>
    </w:p>
    <w:p w14:paraId="13E51B7D" w14:textId="005F96BA"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51" w:history="1">
        <w:r w:rsidRPr="00790C6B">
          <w:rPr>
            <w:rStyle w:val="af4"/>
            <w:noProof/>
          </w:rPr>
          <w:t xml:space="preserve">3.4.1 </w:t>
        </w:r>
        <w:r w:rsidRPr="00790C6B">
          <w:rPr>
            <w:rStyle w:val="af4"/>
            <w:noProof/>
          </w:rPr>
          <w:t>功能设计</w:t>
        </w:r>
        <w:r>
          <w:rPr>
            <w:noProof/>
            <w:webHidden/>
          </w:rPr>
          <w:tab/>
        </w:r>
        <w:r>
          <w:rPr>
            <w:noProof/>
            <w:webHidden/>
          </w:rPr>
          <w:fldChar w:fldCharType="begin"/>
        </w:r>
        <w:r>
          <w:rPr>
            <w:noProof/>
            <w:webHidden/>
          </w:rPr>
          <w:instrText xml:space="preserve"> PAGEREF _Toc200035251 \h </w:instrText>
        </w:r>
        <w:r>
          <w:rPr>
            <w:noProof/>
            <w:webHidden/>
          </w:rPr>
        </w:r>
        <w:r>
          <w:rPr>
            <w:noProof/>
            <w:webHidden/>
          </w:rPr>
          <w:fldChar w:fldCharType="separate"/>
        </w:r>
        <w:r w:rsidR="00662DE8">
          <w:rPr>
            <w:noProof/>
            <w:webHidden/>
          </w:rPr>
          <w:t>21</w:t>
        </w:r>
        <w:r>
          <w:rPr>
            <w:noProof/>
            <w:webHidden/>
          </w:rPr>
          <w:fldChar w:fldCharType="end"/>
        </w:r>
      </w:hyperlink>
    </w:p>
    <w:p w14:paraId="575C515E" w14:textId="422CF047"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52" w:history="1">
        <w:r w:rsidRPr="00790C6B">
          <w:rPr>
            <w:rStyle w:val="af4"/>
            <w:noProof/>
          </w:rPr>
          <w:t xml:space="preserve">3.4.2 </w:t>
        </w:r>
        <w:r w:rsidRPr="00790C6B">
          <w:rPr>
            <w:rStyle w:val="af4"/>
            <w:noProof/>
          </w:rPr>
          <w:t>技术实现</w:t>
        </w:r>
        <w:r>
          <w:rPr>
            <w:noProof/>
            <w:webHidden/>
          </w:rPr>
          <w:tab/>
        </w:r>
        <w:r>
          <w:rPr>
            <w:noProof/>
            <w:webHidden/>
          </w:rPr>
          <w:fldChar w:fldCharType="begin"/>
        </w:r>
        <w:r>
          <w:rPr>
            <w:noProof/>
            <w:webHidden/>
          </w:rPr>
          <w:instrText xml:space="preserve"> PAGEREF _Toc200035252 \h </w:instrText>
        </w:r>
        <w:r>
          <w:rPr>
            <w:noProof/>
            <w:webHidden/>
          </w:rPr>
        </w:r>
        <w:r>
          <w:rPr>
            <w:noProof/>
            <w:webHidden/>
          </w:rPr>
          <w:fldChar w:fldCharType="separate"/>
        </w:r>
        <w:r w:rsidR="00662DE8">
          <w:rPr>
            <w:noProof/>
            <w:webHidden/>
          </w:rPr>
          <w:t>23</w:t>
        </w:r>
        <w:r>
          <w:rPr>
            <w:noProof/>
            <w:webHidden/>
          </w:rPr>
          <w:fldChar w:fldCharType="end"/>
        </w:r>
      </w:hyperlink>
    </w:p>
    <w:p w14:paraId="0BAA5D84" w14:textId="236E9D9C"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53" w:history="1">
        <w:r w:rsidRPr="00790C6B">
          <w:rPr>
            <w:rStyle w:val="af4"/>
            <w:noProof/>
          </w:rPr>
          <w:t xml:space="preserve">3.5 </w:t>
        </w:r>
        <w:r w:rsidRPr="00790C6B">
          <w:rPr>
            <w:rStyle w:val="af4"/>
            <w:noProof/>
          </w:rPr>
          <w:t>后端存储模块</w:t>
        </w:r>
        <w:r>
          <w:rPr>
            <w:noProof/>
            <w:webHidden/>
          </w:rPr>
          <w:tab/>
        </w:r>
        <w:r>
          <w:rPr>
            <w:noProof/>
            <w:webHidden/>
          </w:rPr>
          <w:fldChar w:fldCharType="begin"/>
        </w:r>
        <w:r>
          <w:rPr>
            <w:noProof/>
            <w:webHidden/>
          </w:rPr>
          <w:instrText xml:space="preserve"> PAGEREF _Toc200035253 \h </w:instrText>
        </w:r>
        <w:r>
          <w:rPr>
            <w:noProof/>
            <w:webHidden/>
          </w:rPr>
        </w:r>
        <w:r>
          <w:rPr>
            <w:noProof/>
            <w:webHidden/>
          </w:rPr>
          <w:fldChar w:fldCharType="separate"/>
        </w:r>
        <w:r w:rsidR="00662DE8">
          <w:rPr>
            <w:noProof/>
            <w:webHidden/>
          </w:rPr>
          <w:t>25</w:t>
        </w:r>
        <w:r>
          <w:rPr>
            <w:noProof/>
            <w:webHidden/>
          </w:rPr>
          <w:fldChar w:fldCharType="end"/>
        </w:r>
      </w:hyperlink>
    </w:p>
    <w:p w14:paraId="21D246AE" w14:textId="73776EFD" w:rsidR="00181362" w:rsidRDefault="00181362">
      <w:pPr>
        <w:pStyle w:val="TOC3"/>
        <w:rPr>
          <w:rFonts w:asciiTheme="minorHAnsi" w:eastAsiaTheme="minorEastAsia" w:hAnsiTheme="minorHAnsi" w:cstheme="minorBidi"/>
          <w:iCs w:val="0"/>
          <w:noProof/>
          <w:sz w:val="21"/>
          <w:szCs w:val="22"/>
          <w14:ligatures w14:val="standardContextual"/>
        </w:rPr>
      </w:pPr>
      <w:hyperlink w:anchor="_Toc200035254" w:history="1">
        <w:r w:rsidRPr="00790C6B">
          <w:rPr>
            <w:rStyle w:val="af4"/>
            <w:noProof/>
          </w:rPr>
          <w:t xml:space="preserve">3.5.1 </w:t>
        </w:r>
        <w:r w:rsidRPr="00790C6B">
          <w:rPr>
            <w:rStyle w:val="af4"/>
            <w:noProof/>
          </w:rPr>
          <w:t>技术实现</w:t>
        </w:r>
        <w:r>
          <w:rPr>
            <w:noProof/>
            <w:webHidden/>
          </w:rPr>
          <w:tab/>
        </w:r>
        <w:r>
          <w:rPr>
            <w:noProof/>
            <w:webHidden/>
          </w:rPr>
          <w:fldChar w:fldCharType="begin"/>
        </w:r>
        <w:r>
          <w:rPr>
            <w:noProof/>
            <w:webHidden/>
          </w:rPr>
          <w:instrText xml:space="preserve"> PAGEREF _Toc200035254 \h </w:instrText>
        </w:r>
        <w:r>
          <w:rPr>
            <w:noProof/>
            <w:webHidden/>
          </w:rPr>
        </w:r>
        <w:r>
          <w:rPr>
            <w:noProof/>
            <w:webHidden/>
          </w:rPr>
          <w:fldChar w:fldCharType="separate"/>
        </w:r>
        <w:r w:rsidR="00662DE8">
          <w:rPr>
            <w:noProof/>
            <w:webHidden/>
          </w:rPr>
          <w:t>25</w:t>
        </w:r>
        <w:r>
          <w:rPr>
            <w:noProof/>
            <w:webHidden/>
          </w:rPr>
          <w:fldChar w:fldCharType="end"/>
        </w:r>
      </w:hyperlink>
    </w:p>
    <w:p w14:paraId="1AEE3DC1" w14:textId="6F61EBA5"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55" w:history="1">
        <w:r w:rsidRPr="00790C6B">
          <w:rPr>
            <w:rStyle w:val="af4"/>
            <w:noProof/>
          </w:rPr>
          <w:t xml:space="preserve">3.6 </w:t>
        </w:r>
        <w:r w:rsidRPr="00790C6B">
          <w:rPr>
            <w:rStyle w:val="af4"/>
            <w:noProof/>
          </w:rPr>
          <w:t>本章小结</w:t>
        </w:r>
        <w:r>
          <w:rPr>
            <w:noProof/>
            <w:webHidden/>
          </w:rPr>
          <w:tab/>
        </w:r>
        <w:r>
          <w:rPr>
            <w:noProof/>
            <w:webHidden/>
          </w:rPr>
          <w:fldChar w:fldCharType="begin"/>
        </w:r>
        <w:r>
          <w:rPr>
            <w:noProof/>
            <w:webHidden/>
          </w:rPr>
          <w:instrText xml:space="preserve"> PAGEREF _Toc200035255 \h </w:instrText>
        </w:r>
        <w:r>
          <w:rPr>
            <w:noProof/>
            <w:webHidden/>
          </w:rPr>
        </w:r>
        <w:r>
          <w:rPr>
            <w:noProof/>
            <w:webHidden/>
          </w:rPr>
          <w:fldChar w:fldCharType="separate"/>
        </w:r>
        <w:r w:rsidR="00662DE8">
          <w:rPr>
            <w:noProof/>
            <w:webHidden/>
          </w:rPr>
          <w:t>26</w:t>
        </w:r>
        <w:r>
          <w:rPr>
            <w:noProof/>
            <w:webHidden/>
          </w:rPr>
          <w:fldChar w:fldCharType="end"/>
        </w:r>
      </w:hyperlink>
    </w:p>
    <w:p w14:paraId="40C3E5F6" w14:textId="2419D9BF" w:rsidR="00181362" w:rsidRDefault="00181362">
      <w:pPr>
        <w:pStyle w:val="TOC1"/>
        <w:rPr>
          <w:rFonts w:asciiTheme="minorHAnsi" w:eastAsiaTheme="minorEastAsia" w:hAnsiTheme="minorHAnsi" w:cstheme="minorBidi"/>
          <w:b w:val="0"/>
          <w:bCs w:val="0"/>
          <w:caps w:val="0"/>
          <w:noProof/>
          <w:sz w:val="21"/>
          <w:szCs w:val="22"/>
          <w14:ligatures w14:val="standardContextual"/>
        </w:rPr>
      </w:pPr>
      <w:hyperlink w:anchor="_Toc200035256" w:history="1">
        <w:r w:rsidRPr="00790C6B">
          <w:rPr>
            <w:rStyle w:val="af4"/>
            <w:rFonts w:hAnsi="黑体"/>
            <w:noProof/>
          </w:rPr>
          <w:t>第</w:t>
        </w:r>
        <w:r w:rsidRPr="00790C6B">
          <w:rPr>
            <w:rStyle w:val="af4"/>
            <w:rFonts w:hAnsi="黑体"/>
            <w:noProof/>
          </w:rPr>
          <w:t>4</w:t>
        </w:r>
        <w:r w:rsidRPr="00790C6B">
          <w:rPr>
            <w:rStyle w:val="af4"/>
            <w:rFonts w:hAnsi="黑体"/>
            <w:noProof/>
          </w:rPr>
          <w:t>章</w:t>
        </w:r>
        <w:r w:rsidRPr="00790C6B">
          <w:rPr>
            <w:rStyle w:val="af4"/>
            <w:rFonts w:hAnsi="黑体"/>
            <w:noProof/>
          </w:rPr>
          <w:t xml:space="preserve">  </w:t>
        </w:r>
        <w:r w:rsidRPr="00790C6B">
          <w:rPr>
            <w:rStyle w:val="af4"/>
            <w:rFonts w:hAnsi="黑体"/>
            <w:noProof/>
          </w:rPr>
          <w:t>系统功能展示</w:t>
        </w:r>
        <w:r>
          <w:rPr>
            <w:noProof/>
            <w:webHidden/>
          </w:rPr>
          <w:tab/>
        </w:r>
        <w:r>
          <w:rPr>
            <w:noProof/>
            <w:webHidden/>
          </w:rPr>
          <w:fldChar w:fldCharType="begin"/>
        </w:r>
        <w:r>
          <w:rPr>
            <w:noProof/>
            <w:webHidden/>
          </w:rPr>
          <w:instrText xml:space="preserve"> PAGEREF _Toc200035256 \h </w:instrText>
        </w:r>
        <w:r>
          <w:rPr>
            <w:noProof/>
            <w:webHidden/>
          </w:rPr>
        </w:r>
        <w:r>
          <w:rPr>
            <w:noProof/>
            <w:webHidden/>
          </w:rPr>
          <w:fldChar w:fldCharType="separate"/>
        </w:r>
        <w:r w:rsidR="00662DE8">
          <w:rPr>
            <w:noProof/>
            <w:webHidden/>
          </w:rPr>
          <w:t>27</w:t>
        </w:r>
        <w:r>
          <w:rPr>
            <w:noProof/>
            <w:webHidden/>
          </w:rPr>
          <w:fldChar w:fldCharType="end"/>
        </w:r>
      </w:hyperlink>
    </w:p>
    <w:p w14:paraId="3659E7D5" w14:textId="71BD255B"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57" w:history="1">
        <w:r w:rsidRPr="00790C6B">
          <w:rPr>
            <w:rStyle w:val="af4"/>
            <w:noProof/>
          </w:rPr>
          <w:t xml:space="preserve">4.1 </w:t>
        </w:r>
        <w:r w:rsidRPr="00790C6B">
          <w:rPr>
            <w:rStyle w:val="af4"/>
            <w:noProof/>
          </w:rPr>
          <w:t>知识图谱可视化界面功能展示</w:t>
        </w:r>
        <w:r>
          <w:rPr>
            <w:noProof/>
            <w:webHidden/>
          </w:rPr>
          <w:tab/>
        </w:r>
        <w:r>
          <w:rPr>
            <w:noProof/>
            <w:webHidden/>
          </w:rPr>
          <w:fldChar w:fldCharType="begin"/>
        </w:r>
        <w:r>
          <w:rPr>
            <w:noProof/>
            <w:webHidden/>
          </w:rPr>
          <w:instrText xml:space="preserve"> PAGEREF _Toc200035257 \h </w:instrText>
        </w:r>
        <w:r>
          <w:rPr>
            <w:noProof/>
            <w:webHidden/>
          </w:rPr>
        </w:r>
        <w:r>
          <w:rPr>
            <w:noProof/>
            <w:webHidden/>
          </w:rPr>
          <w:fldChar w:fldCharType="separate"/>
        </w:r>
        <w:r w:rsidR="00662DE8">
          <w:rPr>
            <w:noProof/>
            <w:webHidden/>
          </w:rPr>
          <w:t>27</w:t>
        </w:r>
        <w:r>
          <w:rPr>
            <w:noProof/>
            <w:webHidden/>
          </w:rPr>
          <w:fldChar w:fldCharType="end"/>
        </w:r>
      </w:hyperlink>
    </w:p>
    <w:p w14:paraId="321FAB93" w14:textId="7510FCC7"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58" w:history="1">
        <w:r w:rsidRPr="00790C6B">
          <w:rPr>
            <w:rStyle w:val="af4"/>
            <w:noProof/>
          </w:rPr>
          <w:t xml:space="preserve">4.2 </w:t>
        </w:r>
        <w:r w:rsidRPr="00790C6B">
          <w:rPr>
            <w:rStyle w:val="af4"/>
            <w:noProof/>
          </w:rPr>
          <w:t>知识图谱操作模块功能实现</w:t>
        </w:r>
        <w:r>
          <w:rPr>
            <w:noProof/>
            <w:webHidden/>
          </w:rPr>
          <w:tab/>
        </w:r>
        <w:r>
          <w:rPr>
            <w:noProof/>
            <w:webHidden/>
          </w:rPr>
          <w:fldChar w:fldCharType="begin"/>
        </w:r>
        <w:r>
          <w:rPr>
            <w:noProof/>
            <w:webHidden/>
          </w:rPr>
          <w:instrText xml:space="preserve"> PAGEREF _Toc200035258 \h </w:instrText>
        </w:r>
        <w:r>
          <w:rPr>
            <w:noProof/>
            <w:webHidden/>
          </w:rPr>
        </w:r>
        <w:r>
          <w:rPr>
            <w:noProof/>
            <w:webHidden/>
          </w:rPr>
          <w:fldChar w:fldCharType="separate"/>
        </w:r>
        <w:r w:rsidR="00662DE8">
          <w:rPr>
            <w:noProof/>
            <w:webHidden/>
          </w:rPr>
          <w:t>29</w:t>
        </w:r>
        <w:r>
          <w:rPr>
            <w:noProof/>
            <w:webHidden/>
          </w:rPr>
          <w:fldChar w:fldCharType="end"/>
        </w:r>
      </w:hyperlink>
    </w:p>
    <w:p w14:paraId="0405EE0A" w14:textId="4939DC5D"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59" w:history="1">
        <w:r w:rsidRPr="00790C6B">
          <w:rPr>
            <w:rStyle w:val="af4"/>
            <w:noProof/>
          </w:rPr>
          <w:t xml:space="preserve">4.3 </w:t>
        </w:r>
        <w:r w:rsidRPr="00790C6B">
          <w:rPr>
            <w:rStyle w:val="af4"/>
            <w:noProof/>
          </w:rPr>
          <w:t>多模态资源关联模块功能实现</w:t>
        </w:r>
        <w:r>
          <w:rPr>
            <w:noProof/>
            <w:webHidden/>
          </w:rPr>
          <w:tab/>
        </w:r>
        <w:r>
          <w:rPr>
            <w:noProof/>
            <w:webHidden/>
          </w:rPr>
          <w:fldChar w:fldCharType="begin"/>
        </w:r>
        <w:r>
          <w:rPr>
            <w:noProof/>
            <w:webHidden/>
          </w:rPr>
          <w:instrText xml:space="preserve"> PAGEREF _Toc200035259 \h </w:instrText>
        </w:r>
        <w:r>
          <w:rPr>
            <w:noProof/>
            <w:webHidden/>
          </w:rPr>
        </w:r>
        <w:r>
          <w:rPr>
            <w:noProof/>
            <w:webHidden/>
          </w:rPr>
          <w:fldChar w:fldCharType="separate"/>
        </w:r>
        <w:r w:rsidR="00662DE8">
          <w:rPr>
            <w:noProof/>
            <w:webHidden/>
          </w:rPr>
          <w:t>32</w:t>
        </w:r>
        <w:r>
          <w:rPr>
            <w:noProof/>
            <w:webHidden/>
          </w:rPr>
          <w:fldChar w:fldCharType="end"/>
        </w:r>
      </w:hyperlink>
    </w:p>
    <w:p w14:paraId="72899B9E" w14:textId="48C8DEB3" w:rsidR="00181362" w:rsidRDefault="00181362">
      <w:pPr>
        <w:pStyle w:val="TOC2"/>
        <w:tabs>
          <w:tab w:val="right" w:leader="dot" w:pos="9016"/>
        </w:tabs>
        <w:rPr>
          <w:rFonts w:asciiTheme="minorHAnsi" w:eastAsiaTheme="minorEastAsia" w:hAnsiTheme="minorHAnsi" w:cstheme="minorBidi"/>
          <w:smallCaps w:val="0"/>
          <w:noProof/>
          <w:sz w:val="21"/>
          <w:szCs w:val="22"/>
          <w14:ligatures w14:val="standardContextual"/>
        </w:rPr>
      </w:pPr>
      <w:hyperlink w:anchor="_Toc200035260" w:history="1">
        <w:r w:rsidRPr="00790C6B">
          <w:rPr>
            <w:rStyle w:val="af4"/>
            <w:noProof/>
          </w:rPr>
          <w:t xml:space="preserve">4.4 </w:t>
        </w:r>
        <w:r w:rsidRPr="00790C6B">
          <w:rPr>
            <w:rStyle w:val="af4"/>
            <w:noProof/>
          </w:rPr>
          <w:t>本章小结</w:t>
        </w:r>
        <w:r>
          <w:rPr>
            <w:noProof/>
            <w:webHidden/>
          </w:rPr>
          <w:tab/>
        </w:r>
        <w:r>
          <w:rPr>
            <w:noProof/>
            <w:webHidden/>
          </w:rPr>
          <w:fldChar w:fldCharType="begin"/>
        </w:r>
        <w:r>
          <w:rPr>
            <w:noProof/>
            <w:webHidden/>
          </w:rPr>
          <w:instrText xml:space="preserve"> PAGEREF _Toc200035260 \h </w:instrText>
        </w:r>
        <w:r>
          <w:rPr>
            <w:noProof/>
            <w:webHidden/>
          </w:rPr>
        </w:r>
        <w:r>
          <w:rPr>
            <w:noProof/>
            <w:webHidden/>
          </w:rPr>
          <w:fldChar w:fldCharType="separate"/>
        </w:r>
        <w:r w:rsidR="00662DE8">
          <w:rPr>
            <w:noProof/>
            <w:webHidden/>
          </w:rPr>
          <w:t>34</w:t>
        </w:r>
        <w:r>
          <w:rPr>
            <w:noProof/>
            <w:webHidden/>
          </w:rPr>
          <w:fldChar w:fldCharType="end"/>
        </w:r>
      </w:hyperlink>
    </w:p>
    <w:p w14:paraId="24240020" w14:textId="7156EDD3" w:rsidR="00181362" w:rsidRDefault="00181362">
      <w:pPr>
        <w:pStyle w:val="TOC1"/>
        <w:rPr>
          <w:rFonts w:asciiTheme="minorHAnsi" w:eastAsiaTheme="minorEastAsia" w:hAnsiTheme="minorHAnsi" w:cstheme="minorBidi"/>
          <w:b w:val="0"/>
          <w:bCs w:val="0"/>
          <w:caps w:val="0"/>
          <w:noProof/>
          <w:sz w:val="21"/>
          <w:szCs w:val="22"/>
          <w14:ligatures w14:val="standardContextual"/>
        </w:rPr>
      </w:pPr>
      <w:hyperlink w:anchor="_Toc200035261" w:history="1">
        <w:r w:rsidRPr="00790C6B">
          <w:rPr>
            <w:rStyle w:val="af4"/>
            <w:rFonts w:hAnsi="黑体"/>
            <w:noProof/>
          </w:rPr>
          <w:t>第五章</w:t>
        </w:r>
        <w:r w:rsidRPr="00790C6B">
          <w:rPr>
            <w:rStyle w:val="af4"/>
            <w:rFonts w:hAnsi="黑体"/>
            <w:noProof/>
          </w:rPr>
          <w:t xml:space="preserve">  </w:t>
        </w:r>
        <w:r w:rsidRPr="00790C6B">
          <w:rPr>
            <w:rStyle w:val="af4"/>
            <w:rFonts w:hAnsi="黑体"/>
            <w:noProof/>
          </w:rPr>
          <w:t>总结</w:t>
        </w:r>
        <w:r>
          <w:rPr>
            <w:noProof/>
            <w:webHidden/>
          </w:rPr>
          <w:tab/>
        </w:r>
        <w:r>
          <w:rPr>
            <w:noProof/>
            <w:webHidden/>
          </w:rPr>
          <w:fldChar w:fldCharType="begin"/>
        </w:r>
        <w:r>
          <w:rPr>
            <w:noProof/>
            <w:webHidden/>
          </w:rPr>
          <w:instrText xml:space="preserve"> PAGEREF _Toc200035261 \h </w:instrText>
        </w:r>
        <w:r>
          <w:rPr>
            <w:noProof/>
            <w:webHidden/>
          </w:rPr>
        </w:r>
        <w:r>
          <w:rPr>
            <w:noProof/>
            <w:webHidden/>
          </w:rPr>
          <w:fldChar w:fldCharType="separate"/>
        </w:r>
        <w:r w:rsidR="00662DE8">
          <w:rPr>
            <w:noProof/>
            <w:webHidden/>
          </w:rPr>
          <w:t>35</w:t>
        </w:r>
        <w:r>
          <w:rPr>
            <w:noProof/>
            <w:webHidden/>
          </w:rPr>
          <w:fldChar w:fldCharType="end"/>
        </w:r>
      </w:hyperlink>
    </w:p>
    <w:p w14:paraId="14258BB1" w14:textId="14EB16EF" w:rsidR="00181362" w:rsidRDefault="00181362">
      <w:pPr>
        <w:pStyle w:val="TOC1"/>
        <w:rPr>
          <w:rFonts w:asciiTheme="minorHAnsi" w:eastAsiaTheme="minorEastAsia" w:hAnsiTheme="minorHAnsi" w:cstheme="minorBidi"/>
          <w:b w:val="0"/>
          <w:bCs w:val="0"/>
          <w:caps w:val="0"/>
          <w:noProof/>
          <w:sz w:val="21"/>
          <w:szCs w:val="22"/>
          <w14:ligatures w14:val="standardContextual"/>
        </w:rPr>
      </w:pPr>
      <w:hyperlink w:anchor="_Toc200035262" w:history="1">
        <w:r w:rsidRPr="00790C6B">
          <w:rPr>
            <w:rStyle w:val="af4"/>
            <w:rFonts w:hAnsi="黑体"/>
            <w:noProof/>
          </w:rPr>
          <w:t>参考文献</w:t>
        </w:r>
        <w:r>
          <w:rPr>
            <w:noProof/>
            <w:webHidden/>
          </w:rPr>
          <w:tab/>
        </w:r>
        <w:r>
          <w:rPr>
            <w:noProof/>
            <w:webHidden/>
          </w:rPr>
          <w:fldChar w:fldCharType="begin"/>
        </w:r>
        <w:r>
          <w:rPr>
            <w:noProof/>
            <w:webHidden/>
          </w:rPr>
          <w:instrText xml:space="preserve"> PAGEREF _Toc200035262 \h </w:instrText>
        </w:r>
        <w:r>
          <w:rPr>
            <w:noProof/>
            <w:webHidden/>
          </w:rPr>
        </w:r>
        <w:r>
          <w:rPr>
            <w:noProof/>
            <w:webHidden/>
          </w:rPr>
          <w:fldChar w:fldCharType="separate"/>
        </w:r>
        <w:r w:rsidR="00662DE8">
          <w:rPr>
            <w:noProof/>
            <w:webHidden/>
          </w:rPr>
          <w:t>36</w:t>
        </w:r>
        <w:r>
          <w:rPr>
            <w:noProof/>
            <w:webHidden/>
          </w:rPr>
          <w:fldChar w:fldCharType="end"/>
        </w:r>
      </w:hyperlink>
    </w:p>
    <w:p w14:paraId="7F6CC463" w14:textId="180B1427" w:rsidR="00181362" w:rsidRDefault="00181362">
      <w:pPr>
        <w:pStyle w:val="TOC1"/>
        <w:rPr>
          <w:rFonts w:asciiTheme="minorHAnsi" w:eastAsiaTheme="minorEastAsia" w:hAnsiTheme="minorHAnsi" w:cstheme="minorBidi"/>
          <w:b w:val="0"/>
          <w:bCs w:val="0"/>
          <w:caps w:val="0"/>
          <w:noProof/>
          <w:sz w:val="21"/>
          <w:szCs w:val="22"/>
          <w14:ligatures w14:val="standardContextual"/>
        </w:rPr>
      </w:pPr>
      <w:hyperlink w:anchor="_Toc200035263" w:history="1">
        <w:r w:rsidRPr="00790C6B">
          <w:rPr>
            <w:rStyle w:val="af4"/>
            <w:rFonts w:hAnsi="黑体"/>
            <w:noProof/>
          </w:rPr>
          <w:t>致谢</w:t>
        </w:r>
        <w:r>
          <w:rPr>
            <w:noProof/>
            <w:webHidden/>
          </w:rPr>
          <w:tab/>
        </w:r>
        <w:r>
          <w:rPr>
            <w:noProof/>
            <w:webHidden/>
          </w:rPr>
          <w:fldChar w:fldCharType="begin"/>
        </w:r>
        <w:r>
          <w:rPr>
            <w:noProof/>
            <w:webHidden/>
          </w:rPr>
          <w:instrText xml:space="preserve"> PAGEREF _Toc200035263 \h </w:instrText>
        </w:r>
        <w:r>
          <w:rPr>
            <w:noProof/>
            <w:webHidden/>
          </w:rPr>
        </w:r>
        <w:r>
          <w:rPr>
            <w:noProof/>
            <w:webHidden/>
          </w:rPr>
          <w:fldChar w:fldCharType="separate"/>
        </w:r>
        <w:r w:rsidR="00662DE8">
          <w:rPr>
            <w:noProof/>
            <w:webHidden/>
          </w:rPr>
          <w:t>39</w:t>
        </w:r>
        <w:r>
          <w:rPr>
            <w:noProof/>
            <w:webHidden/>
          </w:rPr>
          <w:fldChar w:fldCharType="end"/>
        </w:r>
      </w:hyperlink>
    </w:p>
    <w:p w14:paraId="59FB28AA" w14:textId="77777777" w:rsidR="00935F29" w:rsidRDefault="006C277A">
      <w:pPr>
        <w:tabs>
          <w:tab w:val="right" w:leader="dot" w:pos="9026"/>
        </w:tabs>
        <w:adjustRightInd w:val="0"/>
        <w:snapToGrid w:val="0"/>
        <w:textAlignment w:val="top"/>
      </w:pPr>
      <w:r>
        <w:rPr>
          <w:b/>
          <w:bCs/>
          <w:caps/>
        </w:rPr>
        <w:fldChar w:fldCharType="end"/>
      </w:r>
    </w:p>
    <w:p w14:paraId="3122AF75" w14:textId="77777777" w:rsidR="00935F29" w:rsidRDefault="00935F29">
      <w:pPr>
        <w:adjustRightInd w:val="0"/>
        <w:snapToGrid w:val="0"/>
        <w:sectPr w:rsidR="00935F29">
          <w:headerReference w:type="default" r:id="rId22"/>
          <w:footerReference w:type="default" r:id="rId23"/>
          <w:pgSz w:w="11906" w:h="16838"/>
          <w:pgMar w:top="1440" w:right="1440" w:bottom="1440" w:left="1440" w:header="907" w:footer="907" w:gutter="0"/>
          <w:pgNumType w:fmt="upperRoman" w:start="1"/>
          <w:cols w:space="720"/>
          <w:docGrid w:linePitch="326"/>
        </w:sectPr>
      </w:pPr>
    </w:p>
    <w:p w14:paraId="1AB1F80B" w14:textId="77777777" w:rsidR="00935F29" w:rsidRDefault="00935F29">
      <w:pPr>
        <w:snapToGrid w:val="0"/>
        <w:spacing w:line="360" w:lineRule="auto"/>
        <w:jc w:val="center"/>
        <w:rPr>
          <w:rFonts w:eastAsia="黑体"/>
          <w:sz w:val="32"/>
          <w:szCs w:val="32"/>
        </w:rPr>
      </w:pPr>
      <w:bookmarkStart w:id="5" w:name="_Toc149190039"/>
      <w:bookmarkStart w:id="6" w:name="_Toc148256457"/>
    </w:p>
    <w:p w14:paraId="38857DFC" w14:textId="77777777" w:rsidR="00935F29" w:rsidRDefault="006C277A">
      <w:pPr>
        <w:pStyle w:val="1"/>
        <w:adjustRightInd w:val="0"/>
        <w:snapToGrid w:val="0"/>
        <w:spacing w:before="0" w:after="0" w:line="360" w:lineRule="auto"/>
        <w:ind w:left="0" w:firstLineChars="0" w:firstLine="0"/>
        <w:rPr>
          <w:rFonts w:hAnsi="黑体"/>
          <w:bCs w:val="0"/>
          <w:szCs w:val="32"/>
        </w:rPr>
      </w:pPr>
      <w:bookmarkStart w:id="7" w:name="_Toc200035219"/>
      <w:r>
        <w:rPr>
          <w:rFonts w:hAnsi="黑体"/>
          <w:bCs w:val="0"/>
          <w:szCs w:val="32"/>
        </w:rPr>
        <w:t>第</w:t>
      </w:r>
      <w:r>
        <w:rPr>
          <w:rFonts w:hAnsi="黑体" w:hint="eastAsia"/>
          <w:bCs w:val="0"/>
          <w:szCs w:val="32"/>
        </w:rPr>
        <w:t>1</w:t>
      </w:r>
      <w:r>
        <w:rPr>
          <w:rFonts w:hAnsi="黑体"/>
          <w:bCs w:val="0"/>
          <w:szCs w:val="32"/>
        </w:rPr>
        <w:t xml:space="preserve">章  绪 </w:t>
      </w:r>
      <w:r>
        <w:rPr>
          <w:rFonts w:hAnsi="黑体" w:hint="eastAsia"/>
          <w:bCs w:val="0"/>
          <w:szCs w:val="32"/>
        </w:rPr>
        <w:t xml:space="preserve"> </w:t>
      </w:r>
      <w:r>
        <w:rPr>
          <w:rFonts w:hAnsi="黑体"/>
          <w:bCs w:val="0"/>
          <w:szCs w:val="32"/>
        </w:rPr>
        <w:t>论</w:t>
      </w:r>
      <w:bookmarkEnd w:id="5"/>
      <w:bookmarkEnd w:id="6"/>
      <w:bookmarkEnd w:id="7"/>
    </w:p>
    <w:p w14:paraId="743F0B07" w14:textId="77777777" w:rsidR="00935F29" w:rsidRDefault="00935F29">
      <w:pPr>
        <w:snapToGrid w:val="0"/>
        <w:spacing w:line="360" w:lineRule="auto"/>
        <w:jc w:val="center"/>
        <w:rPr>
          <w:sz w:val="32"/>
          <w:szCs w:val="32"/>
        </w:rPr>
      </w:pPr>
    </w:p>
    <w:p w14:paraId="63CA039A" w14:textId="77777777" w:rsidR="00935F29" w:rsidRDefault="006C277A">
      <w:pPr>
        <w:pStyle w:val="2"/>
        <w:snapToGrid w:val="0"/>
        <w:spacing w:beforeLines="100" w:before="240" w:beforeAutospacing="0" w:afterLines="50" w:after="120" w:afterAutospacing="0" w:line="360" w:lineRule="auto"/>
        <w:rPr>
          <w:rStyle w:val="2Char"/>
          <w:rFonts w:ascii="Times New Roman" w:hAnsi="Times New Roman"/>
          <w:sz w:val="28"/>
        </w:rPr>
      </w:pPr>
      <w:bookmarkStart w:id="8" w:name="_Toc200035220"/>
      <w:r>
        <w:rPr>
          <w:rStyle w:val="2Char"/>
          <w:rFonts w:ascii="Times New Roman" w:hAnsi="Times New Roman"/>
          <w:sz w:val="28"/>
        </w:rPr>
        <w:t>1.</w:t>
      </w:r>
      <w:r>
        <w:rPr>
          <w:rStyle w:val="2Char"/>
          <w:rFonts w:ascii="Times New Roman" w:hAnsi="Times New Roman" w:hint="eastAsia"/>
          <w:sz w:val="28"/>
        </w:rPr>
        <w:t xml:space="preserve">1 </w:t>
      </w:r>
      <w:r>
        <w:rPr>
          <w:rStyle w:val="2Char"/>
          <w:rFonts w:ascii="Times New Roman" w:hAnsi="Times New Roman" w:hint="eastAsia"/>
          <w:sz w:val="28"/>
        </w:rPr>
        <w:t>研究背景</w:t>
      </w:r>
      <w:bookmarkEnd w:id="8"/>
    </w:p>
    <w:p w14:paraId="0C7A201C" w14:textId="5E382475" w:rsidR="00935F29" w:rsidRDefault="006C277A">
      <w:pPr>
        <w:pStyle w:val="21"/>
        <w:snapToGrid w:val="0"/>
        <w:rPr>
          <w:bCs/>
          <w:kern w:val="0"/>
        </w:rPr>
      </w:pPr>
      <w:r w:rsidRPr="00F62956">
        <w:rPr>
          <w:rFonts w:ascii="Times New Roman" w:hAnsi="Times New Roman" w:hint="eastAsia"/>
          <w:bCs/>
          <w:kern w:val="0"/>
        </w:rPr>
        <w:t>思维导图是英国</w:t>
      </w:r>
      <w:r w:rsidR="00F31DB8" w:rsidRPr="00F62956">
        <w:rPr>
          <w:rFonts w:ascii="Times New Roman" w:hAnsi="Times New Roman" w:hint="eastAsia"/>
          <w:bCs/>
          <w:kern w:val="0"/>
        </w:rPr>
        <w:t>学者</w:t>
      </w:r>
      <w:r w:rsidRPr="00F62956">
        <w:rPr>
          <w:rFonts w:ascii="Times New Roman" w:hAnsi="Times New Roman" w:hint="eastAsia"/>
          <w:bCs/>
          <w:kern w:val="0"/>
        </w:rPr>
        <w:t>东尼</w:t>
      </w:r>
      <w:r w:rsidR="003C54BF">
        <w:rPr>
          <w:bCs/>
          <w:kern w:val="0"/>
        </w:rPr>
        <w:t>•</w:t>
      </w:r>
      <w:r w:rsidRPr="00F62956">
        <w:rPr>
          <w:rFonts w:ascii="Times New Roman" w:hAnsi="Times New Roman" w:hint="eastAsia"/>
          <w:bCs/>
          <w:kern w:val="0"/>
        </w:rPr>
        <w:t>博赞于</w:t>
      </w:r>
      <w:r w:rsidRPr="00A94F68">
        <w:rPr>
          <w:rFonts w:ascii="Times New Roman" w:hAnsi="Times New Roman"/>
          <w:kern w:val="0"/>
        </w:rPr>
        <w:t>20</w:t>
      </w:r>
      <w:r w:rsidRPr="00F62956">
        <w:rPr>
          <w:rFonts w:ascii="Times New Roman" w:hAnsi="Times New Roman" w:hint="eastAsia"/>
          <w:bCs/>
          <w:kern w:val="0"/>
        </w:rPr>
        <w:t>世纪</w:t>
      </w:r>
      <w:r w:rsidRPr="00A94F68">
        <w:rPr>
          <w:rFonts w:ascii="Times New Roman" w:hAnsi="Times New Roman"/>
          <w:kern w:val="0"/>
        </w:rPr>
        <w:t>70</w:t>
      </w:r>
      <w:r w:rsidRPr="00F62956">
        <w:rPr>
          <w:rFonts w:ascii="Times New Roman" w:hAnsi="Times New Roman" w:hint="eastAsia"/>
          <w:bCs/>
          <w:kern w:val="0"/>
        </w:rPr>
        <w:t>年代提出的一种将发散思维进行可视化的一种思维工具</w:t>
      </w:r>
      <w:r w:rsidRPr="00F62956">
        <w:rPr>
          <w:rFonts w:ascii="Times New Roman" w:hAnsi="Times New Roman"/>
          <w:kern w:val="0"/>
          <w:vertAlign w:val="superscript"/>
        </w:rPr>
        <w:t>[1]</w:t>
      </w:r>
      <w:r w:rsidRPr="00F62956">
        <w:rPr>
          <w:rFonts w:ascii="Times New Roman" w:hAnsi="Times New Roman"/>
          <w:kern w:val="0"/>
        </w:rPr>
        <w:t>。</w:t>
      </w:r>
      <w:r w:rsidRPr="00F62956">
        <w:rPr>
          <w:rFonts w:ascii="Times New Roman" w:hAnsi="Times New Roman" w:hint="eastAsia"/>
          <w:bCs/>
          <w:kern w:val="0"/>
        </w:rPr>
        <w:t>直到</w:t>
      </w:r>
      <w:r>
        <w:rPr>
          <w:rFonts w:hint="eastAsia"/>
          <w:kern w:val="0"/>
        </w:rPr>
        <w:t xml:space="preserve"> </w:t>
      </w:r>
      <w:r w:rsidRPr="00A94F68">
        <w:rPr>
          <w:rFonts w:ascii="Times New Roman" w:hAnsi="Times New Roman"/>
          <w:kern w:val="0"/>
        </w:rPr>
        <w:t>20</w:t>
      </w:r>
      <w:r>
        <w:rPr>
          <w:rFonts w:hint="eastAsia"/>
          <w:kern w:val="0"/>
        </w:rPr>
        <w:t xml:space="preserve"> </w:t>
      </w:r>
      <w:r w:rsidRPr="00F62956">
        <w:rPr>
          <w:rFonts w:ascii="Times New Roman" w:hAnsi="Times New Roman" w:hint="eastAsia"/>
          <w:bCs/>
          <w:kern w:val="0"/>
        </w:rPr>
        <w:t>世纪</w:t>
      </w:r>
      <w:r>
        <w:rPr>
          <w:rFonts w:hint="eastAsia"/>
          <w:kern w:val="0"/>
        </w:rPr>
        <w:t xml:space="preserve"> </w:t>
      </w:r>
      <w:r w:rsidRPr="00A94F68">
        <w:rPr>
          <w:rFonts w:ascii="Times New Roman" w:hAnsi="Times New Roman"/>
          <w:kern w:val="0"/>
        </w:rPr>
        <w:t>60</w:t>
      </w:r>
      <w:r>
        <w:rPr>
          <w:rFonts w:hint="eastAsia"/>
          <w:kern w:val="0"/>
        </w:rPr>
        <w:t xml:space="preserve"> </w:t>
      </w:r>
      <w:r w:rsidRPr="00F62956">
        <w:rPr>
          <w:rFonts w:ascii="Times New Roman" w:hAnsi="Times New Roman" w:hint="eastAsia"/>
          <w:bCs/>
          <w:kern w:val="0"/>
        </w:rPr>
        <w:t>年代左右</w:t>
      </w:r>
      <w:r>
        <w:rPr>
          <w:rFonts w:hint="eastAsia"/>
          <w:kern w:val="0"/>
        </w:rPr>
        <w:t>，</w:t>
      </w:r>
      <w:r w:rsidRPr="00F62956">
        <w:rPr>
          <w:rFonts w:ascii="Times New Roman" w:hAnsi="Times New Roman" w:hint="eastAsia"/>
          <w:bCs/>
          <w:kern w:val="0"/>
        </w:rPr>
        <w:t>研究人员开始研究知识表示以更好地理解自然语言，并开发了早期系统，例如麻省理工学院的</w:t>
      </w:r>
      <w:r>
        <w:rPr>
          <w:rFonts w:hint="eastAsia"/>
          <w:kern w:val="0"/>
        </w:rPr>
        <w:t xml:space="preserve"> </w:t>
      </w:r>
      <w:r w:rsidRPr="00A94F68">
        <w:rPr>
          <w:rFonts w:ascii="Times New Roman" w:hAnsi="Times New Roman"/>
          <w:kern w:val="0"/>
        </w:rPr>
        <w:t>ELIZA</w:t>
      </w:r>
      <w:r w:rsidRPr="00F62956">
        <w:rPr>
          <w:rFonts w:ascii="Times New Roman" w:hAnsi="Times New Roman" w:hint="eastAsia"/>
          <w:bCs/>
          <w:kern w:val="0"/>
        </w:rPr>
        <w:t>。在</w:t>
      </w:r>
      <w:r>
        <w:rPr>
          <w:rFonts w:hint="eastAsia"/>
          <w:kern w:val="0"/>
        </w:rPr>
        <w:t xml:space="preserve"> </w:t>
      </w:r>
      <w:r w:rsidRPr="00A94F68">
        <w:rPr>
          <w:rFonts w:ascii="Times New Roman" w:hAnsi="Times New Roman"/>
          <w:kern w:val="0"/>
        </w:rPr>
        <w:t>2000</w:t>
      </w:r>
      <w:r>
        <w:rPr>
          <w:rFonts w:hint="eastAsia"/>
          <w:kern w:val="0"/>
        </w:rPr>
        <w:t xml:space="preserve"> </w:t>
      </w:r>
      <w:r w:rsidRPr="00F62956">
        <w:rPr>
          <w:rFonts w:ascii="Times New Roman" w:hAnsi="Times New Roman" w:hint="eastAsia"/>
          <w:bCs/>
          <w:kern w:val="0"/>
        </w:rPr>
        <w:t>年代初期</w:t>
      </w:r>
      <w:r>
        <w:rPr>
          <w:rFonts w:hint="eastAsia"/>
          <w:kern w:val="0"/>
        </w:rPr>
        <w:t>，</w:t>
      </w:r>
      <w:r w:rsidRPr="00F62956">
        <w:rPr>
          <w:rFonts w:ascii="Times New Roman" w:hAnsi="Times New Roman" w:hint="eastAsia"/>
          <w:bCs/>
          <w:kern w:val="0"/>
        </w:rPr>
        <w:t>知识表示和语义</w:t>
      </w:r>
      <w:r w:rsidRPr="00F62956">
        <w:rPr>
          <w:rFonts w:ascii="Times New Roman" w:hAnsi="Times New Roman" w:hint="eastAsia"/>
          <w:bCs/>
          <w:kern w:val="0"/>
        </w:rPr>
        <w:t xml:space="preserve"> </w:t>
      </w:r>
      <w:r w:rsidRPr="00A621E9">
        <w:rPr>
          <w:rFonts w:ascii="Times New Roman" w:hAnsi="Times New Roman"/>
          <w:bCs/>
          <w:kern w:val="0"/>
        </w:rPr>
        <w:t>Web</w:t>
      </w:r>
      <w:r w:rsidRPr="00F62956">
        <w:rPr>
          <w:rFonts w:ascii="Times New Roman" w:hAnsi="Times New Roman" w:hint="eastAsia"/>
          <w:bCs/>
          <w:kern w:val="0"/>
        </w:rPr>
        <w:t xml:space="preserve"> </w:t>
      </w:r>
      <w:r w:rsidRPr="00F62956">
        <w:rPr>
          <w:rFonts w:ascii="Times New Roman" w:hAnsi="Times New Roman" w:hint="eastAsia"/>
          <w:bCs/>
          <w:kern w:val="0"/>
        </w:rPr>
        <w:t>社区共同努力在网络规模上标准化广泛使用的知识表示语言</w:t>
      </w:r>
      <w:r>
        <w:rPr>
          <w:rFonts w:hint="eastAsia"/>
          <w:kern w:val="0"/>
        </w:rPr>
        <w:t>，</w:t>
      </w:r>
      <w:r w:rsidRPr="00F62956">
        <w:rPr>
          <w:rFonts w:ascii="Times New Roman" w:hAnsi="Times New Roman" w:hint="eastAsia"/>
          <w:bCs/>
          <w:kern w:val="0"/>
        </w:rPr>
        <w:t>例如</w:t>
      </w:r>
      <w:r w:rsidRPr="00F62956">
        <w:rPr>
          <w:rFonts w:ascii="Times New Roman" w:hAnsi="Times New Roman"/>
          <w:bCs/>
          <w:kern w:val="0"/>
        </w:rPr>
        <w:t>资源描述框架</w:t>
      </w:r>
      <w:r w:rsidRPr="00A94F68">
        <w:rPr>
          <w:rFonts w:ascii="Times New Roman" w:hAnsi="Times New Roman"/>
          <w:kern w:val="0"/>
        </w:rPr>
        <w:t>(RDF)</w:t>
      </w:r>
      <w:r w:rsidRPr="00F62956">
        <w:rPr>
          <w:rFonts w:ascii="Times New Roman" w:hAnsi="Times New Roman" w:hint="eastAsia"/>
          <w:bCs/>
          <w:kern w:val="0"/>
        </w:rPr>
        <w:t>和</w:t>
      </w:r>
      <w:r w:rsidRPr="00A94F68">
        <w:rPr>
          <w:rFonts w:ascii="Times New Roman" w:hAnsi="Times New Roman"/>
          <w:kern w:val="0"/>
        </w:rPr>
        <w:t>Web</w:t>
      </w:r>
      <w:r w:rsidRPr="00F62956">
        <w:rPr>
          <w:rFonts w:ascii="Times New Roman" w:hAnsi="Times New Roman"/>
          <w:bCs/>
          <w:kern w:val="0"/>
        </w:rPr>
        <w:t>本体语言</w:t>
      </w:r>
      <w:r w:rsidRPr="00A94F68">
        <w:rPr>
          <w:rFonts w:ascii="Times New Roman" w:hAnsi="Times New Roman"/>
          <w:kern w:val="0"/>
        </w:rPr>
        <w:t>(OWL)</w:t>
      </w:r>
      <w:r>
        <w:rPr>
          <w:rFonts w:hint="eastAsia"/>
          <w:kern w:val="0"/>
        </w:rPr>
        <w:t>，</w:t>
      </w:r>
      <w:r w:rsidRPr="00F62956">
        <w:rPr>
          <w:rFonts w:ascii="Times New Roman" w:hAnsi="Times New Roman" w:hint="eastAsia"/>
          <w:bCs/>
          <w:kern w:val="0"/>
        </w:rPr>
        <w:t>使用这些语言的大规模知识库后来被更广泛地称为知识图谱，由于它们有用的图结构</w:t>
      </w:r>
      <w:r w:rsidRPr="00F62956">
        <w:rPr>
          <w:rFonts w:ascii="Times New Roman" w:hAnsi="Times New Roman"/>
          <w:bCs/>
          <w:kern w:val="0"/>
        </w:rPr>
        <w:t>，</w:t>
      </w:r>
      <w:r w:rsidRPr="00F62956">
        <w:rPr>
          <w:rFonts w:ascii="Times New Roman" w:hAnsi="Times New Roman" w:hint="eastAsia"/>
          <w:bCs/>
          <w:kern w:val="0"/>
        </w:rPr>
        <w:t>可以实现逻辑推理和基于图的学习</w:t>
      </w:r>
      <w:r>
        <w:rPr>
          <w:rFonts w:hint="eastAsia"/>
          <w:kern w:val="0"/>
        </w:rPr>
        <w:t>。</w:t>
      </w:r>
      <w:r w:rsidRPr="00A94F68">
        <w:rPr>
          <w:rFonts w:ascii="Times New Roman" w:hAnsi="Times New Roman"/>
          <w:kern w:val="0"/>
        </w:rPr>
        <w:t>2007</w:t>
      </w:r>
      <w:r w:rsidRPr="00F62956">
        <w:rPr>
          <w:rFonts w:ascii="Times New Roman" w:hAnsi="Times New Roman"/>
          <w:bCs/>
          <w:kern w:val="0"/>
        </w:rPr>
        <w:t>年左右，随着</w:t>
      </w:r>
      <w:proofErr w:type="spellStart"/>
      <w:r w:rsidRPr="00A94F68">
        <w:rPr>
          <w:rFonts w:ascii="Times New Roman" w:hAnsi="Times New Roman"/>
          <w:kern w:val="0"/>
        </w:rPr>
        <w:t>DBpedia</w:t>
      </w:r>
      <w:proofErr w:type="spellEnd"/>
      <w:r w:rsidRPr="00F62956">
        <w:rPr>
          <w:rFonts w:ascii="Times New Roman" w:hAnsi="Times New Roman"/>
          <w:bCs/>
          <w:kern w:val="0"/>
        </w:rPr>
        <w:t>项目</w:t>
      </w:r>
      <w:r>
        <w:rPr>
          <w:rFonts w:ascii="Times New Roman" w:hAnsi="Times New Roman"/>
          <w:kern w:val="0"/>
          <w:vertAlign w:val="superscript"/>
        </w:rPr>
        <w:t>[</w:t>
      </w:r>
      <w:r>
        <w:rPr>
          <w:rFonts w:ascii="Times New Roman" w:hAnsi="Times New Roman" w:hint="eastAsia"/>
          <w:kern w:val="0"/>
          <w:vertAlign w:val="superscript"/>
        </w:rPr>
        <w:t>2</w:t>
      </w:r>
      <w:r>
        <w:rPr>
          <w:rFonts w:ascii="Times New Roman" w:hAnsi="Times New Roman"/>
          <w:kern w:val="0"/>
          <w:vertAlign w:val="superscript"/>
        </w:rPr>
        <w:t>]</w:t>
      </w:r>
      <w:r w:rsidRPr="00F62956">
        <w:rPr>
          <w:rFonts w:ascii="Times New Roman" w:hAnsi="Times New Roman"/>
          <w:bCs/>
          <w:kern w:val="0"/>
        </w:rPr>
        <w:t>的启动，从维基百科中抽取结构化信息并转化为机器可读的形式，成为构建大规模知识图谱的一个重要里程碑。同样重要的还有</w:t>
      </w:r>
      <w:r w:rsidRPr="003C328C">
        <w:rPr>
          <w:rFonts w:ascii="Times New Roman" w:hAnsi="Times New Roman"/>
          <w:bCs/>
          <w:kern w:val="0"/>
        </w:rPr>
        <w:t>Freebase</w:t>
      </w:r>
      <w:r w:rsidRPr="008A7EEE">
        <w:rPr>
          <w:rFonts w:ascii="Times New Roman" w:hAnsi="Times New Roman"/>
          <w:bCs/>
          <w:kern w:val="0"/>
          <w:vertAlign w:val="superscript"/>
        </w:rPr>
        <w:t>[3]</w:t>
      </w:r>
      <w:r w:rsidRPr="00F62956">
        <w:rPr>
          <w:rFonts w:ascii="Times New Roman" w:hAnsi="Times New Roman"/>
          <w:bCs/>
          <w:kern w:val="0"/>
        </w:rPr>
        <w:t>，一个由</w:t>
      </w:r>
      <w:proofErr w:type="spellStart"/>
      <w:r w:rsidRPr="003C328C">
        <w:rPr>
          <w:rFonts w:ascii="Times New Roman" w:hAnsi="Times New Roman"/>
          <w:bCs/>
          <w:kern w:val="0"/>
        </w:rPr>
        <w:t>MetaWeb</w:t>
      </w:r>
      <w:proofErr w:type="spellEnd"/>
      <w:r w:rsidRPr="003C328C">
        <w:rPr>
          <w:rFonts w:ascii="Times New Roman" w:hAnsi="Times New Roman"/>
          <w:bCs/>
          <w:kern w:val="0"/>
        </w:rPr>
        <w:t xml:space="preserve"> Technologies</w:t>
      </w:r>
      <w:r w:rsidRPr="00F62956">
        <w:rPr>
          <w:rFonts w:ascii="Times New Roman" w:hAnsi="Times New Roman"/>
          <w:bCs/>
          <w:kern w:val="0"/>
        </w:rPr>
        <w:t>开发的大规模协作知识库，后来被谷歌收购。</w:t>
      </w:r>
      <w:r w:rsidRPr="00F62956">
        <w:rPr>
          <w:rFonts w:ascii="Times New Roman" w:hAnsi="Times New Roman" w:hint="eastAsia"/>
          <w:bCs/>
          <w:kern w:val="0"/>
        </w:rPr>
        <w:t>到</w:t>
      </w:r>
      <w:r w:rsidRPr="003C328C">
        <w:rPr>
          <w:rFonts w:ascii="Times New Roman" w:hAnsi="Times New Roman"/>
          <w:bCs/>
          <w:kern w:val="0"/>
        </w:rPr>
        <w:t>2012</w:t>
      </w:r>
      <w:r w:rsidRPr="00F62956">
        <w:rPr>
          <w:rFonts w:ascii="Times New Roman" w:hAnsi="Times New Roman"/>
          <w:bCs/>
          <w:kern w:val="0"/>
        </w:rPr>
        <w:t>年，谷歌正式推出了</w:t>
      </w:r>
      <w:r w:rsidRPr="00F62956">
        <w:rPr>
          <w:rFonts w:ascii="Times New Roman" w:hAnsi="Times New Roman"/>
          <w:bCs/>
          <w:kern w:val="0"/>
        </w:rPr>
        <w:t>“</w:t>
      </w:r>
      <w:r w:rsidRPr="00F62956">
        <w:rPr>
          <w:rFonts w:ascii="Times New Roman" w:hAnsi="Times New Roman"/>
          <w:bCs/>
          <w:kern w:val="0"/>
        </w:rPr>
        <w:t>知识图谱</w:t>
      </w:r>
      <w:r w:rsidRPr="00F62956">
        <w:rPr>
          <w:rFonts w:ascii="Times New Roman" w:hAnsi="Times New Roman"/>
          <w:bCs/>
          <w:kern w:val="0"/>
        </w:rPr>
        <w:t>”</w:t>
      </w:r>
      <w:r w:rsidRPr="008A7EEE">
        <w:rPr>
          <w:rFonts w:ascii="Times New Roman" w:hAnsi="Times New Roman"/>
          <w:bCs/>
          <w:kern w:val="0"/>
          <w:vertAlign w:val="superscript"/>
        </w:rPr>
        <w:t>[</w:t>
      </w:r>
      <w:r w:rsidRPr="008A7EEE">
        <w:rPr>
          <w:rFonts w:ascii="Times New Roman" w:hAnsi="Times New Roman" w:hint="eastAsia"/>
          <w:bCs/>
          <w:kern w:val="0"/>
          <w:vertAlign w:val="superscript"/>
        </w:rPr>
        <w:t>4</w:t>
      </w:r>
      <w:r w:rsidRPr="008A7EEE">
        <w:rPr>
          <w:rFonts w:ascii="Times New Roman" w:hAnsi="Times New Roman"/>
          <w:bCs/>
          <w:kern w:val="0"/>
          <w:vertAlign w:val="superscript"/>
        </w:rPr>
        <w:t>]</w:t>
      </w:r>
      <w:r w:rsidRPr="00F62956">
        <w:rPr>
          <w:rFonts w:ascii="Times New Roman" w:hAnsi="Times New Roman"/>
          <w:bCs/>
          <w:kern w:val="0"/>
        </w:rPr>
        <w:t>，旨在改进其搜索引擎的结果，改善用户的搜索质量和搜索体验，使搜索结果不仅仅是网页链接，还包括直接的答案和相关信息。随着人工智能技术的发展，知识图谱</w:t>
      </w:r>
      <w:r w:rsidRPr="00F62956">
        <w:rPr>
          <w:rFonts w:ascii="Times New Roman" w:hAnsi="Times New Roman" w:hint="eastAsia"/>
          <w:bCs/>
          <w:kern w:val="0"/>
        </w:rPr>
        <w:t>在其中扮演的角色越发重要，</w:t>
      </w:r>
      <w:r w:rsidRPr="00F62956">
        <w:rPr>
          <w:rFonts w:ascii="Times New Roman" w:hAnsi="Times New Roman"/>
          <w:bCs/>
          <w:kern w:val="0"/>
        </w:rPr>
        <w:t>知识图谱</w:t>
      </w:r>
      <w:r w:rsidRPr="00F62956">
        <w:rPr>
          <w:rFonts w:ascii="Times New Roman" w:hAnsi="Times New Roman" w:hint="eastAsia"/>
          <w:bCs/>
          <w:kern w:val="0"/>
        </w:rPr>
        <w:t>技术在</w:t>
      </w:r>
      <w:r w:rsidRPr="00F62956">
        <w:rPr>
          <w:rFonts w:ascii="Times New Roman" w:hAnsi="Times New Roman"/>
          <w:bCs/>
          <w:kern w:val="0"/>
        </w:rPr>
        <w:t>智能搜索</w:t>
      </w:r>
      <w:r w:rsidRPr="00F62956">
        <w:rPr>
          <w:rFonts w:ascii="Times New Roman" w:hAnsi="Times New Roman" w:hint="eastAsia"/>
          <w:bCs/>
          <w:kern w:val="0"/>
        </w:rPr>
        <w:t>、信息提取</w:t>
      </w:r>
      <w:r w:rsidRPr="008A7EEE">
        <w:rPr>
          <w:rFonts w:ascii="Times New Roman" w:hAnsi="Times New Roman"/>
          <w:bCs/>
          <w:kern w:val="0"/>
          <w:vertAlign w:val="superscript"/>
        </w:rPr>
        <w:t>[</w:t>
      </w:r>
      <w:r w:rsidRPr="008A7EEE">
        <w:rPr>
          <w:rFonts w:ascii="Times New Roman" w:hAnsi="Times New Roman" w:hint="eastAsia"/>
          <w:bCs/>
          <w:kern w:val="0"/>
          <w:vertAlign w:val="superscript"/>
        </w:rPr>
        <w:t>5</w:t>
      </w:r>
      <w:r w:rsidRPr="008A7EEE">
        <w:rPr>
          <w:rFonts w:ascii="Times New Roman" w:hAnsi="Times New Roman"/>
          <w:bCs/>
          <w:kern w:val="0"/>
          <w:vertAlign w:val="superscript"/>
        </w:rPr>
        <w:t>]</w:t>
      </w:r>
      <w:r w:rsidRPr="00F62956">
        <w:rPr>
          <w:rFonts w:ascii="Times New Roman" w:hAnsi="Times New Roman" w:hint="eastAsia"/>
          <w:bCs/>
          <w:kern w:val="0"/>
        </w:rPr>
        <w:t>、多样化推荐、智能应答</w:t>
      </w:r>
      <w:r w:rsidRPr="008A7EEE">
        <w:rPr>
          <w:rFonts w:ascii="Times New Roman" w:hAnsi="Times New Roman"/>
          <w:bCs/>
          <w:kern w:val="0"/>
          <w:vertAlign w:val="superscript"/>
        </w:rPr>
        <w:t>[</w:t>
      </w:r>
      <w:r w:rsidRPr="008A7EEE">
        <w:rPr>
          <w:rFonts w:ascii="Times New Roman" w:hAnsi="Times New Roman" w:hint="eastAsia"/>
          <w:bCs/>
          <w:kern w:val="0"/>
          <w:vertAlign w:val="superscript"/>
        </w:rPr>
        <w:t>6</w:t>
      </w:r>
      <w:r w:rsidRPr="008A7EEE">
        <w:rPr>
          <w:rFonts w:ascii="Times New Roman" w:hAnsi="Times New Roman"/>
          <w:bCs/>
          <w:kern w:val="0"/>
          <w:vertAlign w:val="superscript"/>
        </w:rPr>
        <w:t>]</w:t>
      </w:r>
      <w:r w:rsidRPr="00F62956">
        <w:rPr>
          <w:rFonts w:ascii="Times New Roman" w:hAnsi="Times New Roman" w:hint="eastAsia"/>
          <w:bCs/>
          <w:kern w:val="0"/>
        </w:rPr>
        <w:t>等多方面均被运用。</w:t>
      </w:r>
      <w:r w:rsidRPr="00F62956">
        <w:rPr>
          <w:rFonts w:ascii="Times New Roman" w:hAnsi="Times New Roman"/>
          <w:bCs/>
          <w:kern w:val="0"/>
        </w:rPr>
        <w:t>然而，传统教育系统仍面临知识碎片化、关联性不足及可视化程度低等挑战，难以满足师生对知识深度理解的需求。与此同时，智慧教育作为数字时代的教育新形态</w:t>
      </w:r>
      <w:r w:rsidRPr="00F62956">
        <w:rPr>
          <w:rFonts w:ascii="Times New Roman" w:hAnsi="Times New Roman" w:hint="eastAsia"/>
          <w:bCs/>
          <w:kern w:val="0"/>
        </w:rPr>
        <w:t>，</w:t>
      </w:r>
      <w:r w:rsidRPr="00F62956">
        <w:rPr>
          <w:rFonts w:ascii="Times New Roman" w:hAnsi="Times New Roman"/>
          <w:bCs/>
          <w:kern w:val="0"/>
        </w:rPr>
        <w:t>被《中国智慧教育蓝皮书》明确为教育变革的核心方向</w:t>
      </w:r>
      <w:r w:rsidRPr="00F62956">
        <w:rPr>
          <w:rFonts w:ascii="Times New Roman" w:hAnsi="Times New Roman" w:hint="eastAsia"/>
          <w:bCs/>
          <w:kern w:val="0"/>
        </w:rPr>
        <w:t>，</w:t>
      </w:r>
      <w:r w:rsidRPr="00F62956">
        <w:rPr>
          <w:rFonts w:ascii="Times New Roman" w:hAnsi="Times New Roman"/>
          <w:bCs/>
          <w:kern w:val="0"/>
        </w:rPr>
        <w:t>其核心理念与实践路径正推动教育体系的全面重构</w:t>
      </w:r>
      <w:r w:rsidRPr="008A7EEE">
        <w:rPr>
          <w:rFonts w:ascii="Times New Roman" w:hAnsi="Times New Roman"/>
          <w:bCs/>
          <w:kern w:val="0"/>
          <w:vertAlign w:val="superscript"/>
        </w:rPr>
        <w:t>[</w:t>
      </w:r>
      <w:r w:rsidRPr="008A7EEE">
        <w:rPr>
          <w:rFonts w:ascii="Times New Roman" w:hAnsi="Times New Roman" w:hint="eastAsia"/>
          <w:bCs/>
          <w:kern w:val="0"/>
          <w:vertAlign w:val="superscript"/>
        </w:rPr>
        <w:t>7</w:t>
      </w:r>
      <w:r w:rsidRPr="008A7EEE">
        <w:rPr>
          <w:rFonts w:ascii="Times New Roman" w:hAnsi="Times New Roman"/>
          <w:bCs/>
          <w:kern w:val="0"/>
          <w:vertAlign w:val="superscript"/>
        </w:rPr>
        <w:t>]</w:t>
      </w:r>
      <w:r w:rsidRPr="00F62956">
        <w:rPr>
          <w:rFonts w:ascii="Times New Roman" w:hAnsi="Times New Roman" w:hint="eastAsia"/>
          <w:bCs/>
          <w:kern w:val="0"/>
        </w:rPr>
        <w:t>。</w:t>
      </w:r>
      <w:r w:rsidRPr="00F62956">
        <w:rPr>
          <w:rFonts w:ascii="Times New Roman" w:hAnsi="Times New Roman"/>
          <w:bCs/>
          <w:kern w:val="0"/>
        </w:rPr>
        <w:t>国家层面亦出台《智慧教育平台</w:t>
      </w:r>
      <w:r w:rsidRPr="00F62956">
        <w:rPr>
          <w:rFonts w:ascii="Times New Roman" w:hAnsi="Times New Roman"/>
          <w:bCs/>
          <w:kern w:val="0"/>
        </w:rPr>
        <w:t xml:space="preserve"> </w:t>
      </w:r>
      <w:r w:rsidRPr="00F62956">
        <w:rPr>
          <w:rFonts w:ascii="Times New Roman" w:hAnsi="Times New Roman"/>
          <w:bCs/>
          <w:kern w:val="0"/>
        </w:rPr>
        <w:t>基本功能要求》</w:t>
      </w:r>
      <w:r w:rsidRPr="00F62956">
        <w:rPr>
          <w:rFonts w:ascii="Times New Roman" w:hAnsi="Times New Roman" w:hint="eastAsia"/>
          <w:bCs/>
          <w:kern w:val="0"/>
        </w:rPr>
        <w:t>和《智慧教育平台</w:t>
      </w:r>
      <w:r w:rsidRPr="00F62956">
        <w:rPr>
          <w:rFonts w:ascii="Times New Roman" w:hAnsi="Times New Roman" w:hint="eastAsia"/>
          <w:bCs/>
          <w:kern w:val="0"/>
        </w:rPr>
        <w:t xml:space="preserve"> </w:t>
      </w:r>
      <w:r w:rsidRPr="00F62956">
        <w:rPr>
          <w:rFonts w:ascii="Times New Roman" w:hAnsi="Times New Roman" w:hint="eastAsia"/>
          <w:bCs/>
          <w:kern w:val="0"/>
        </w:rPr>
        <w:t>数字教育资源技术要求》</w:t>
      </w:r>
      <w:r w:rsidRPr="00F62956">
        <w:rPr>
          <w:rFonts w:ascii="Times New Roman" w:hAnsi="Times New Roman"/>
          <w:bCs/>
          <w:kern w:val="0"/>
        </w:rPr>
        <w:t>等政策文件</w:t>
      </w:r>
      <w:r w:rsidRPr="00F62956">
        <w:rPr>
          <w:rFonts w:ascii="Times New Roman" w:hAnsi="Times New Roman" w:hint="eastAsia"/>
          <w:bCs/>
          <w:kern w:val="0"/>
        </w:rPr>
        <w:t>为智慧教育的发展提供了进一步的支持</w:t>
      </w:r>
      <w:r w:rsidRPr="008A7EEE">
        <w:rPr>
          <w:rFonts w:ascii="Times New Roman" w:hAnsi="Times New Roman"/>
          <w:bCs/>
          <w:kern w:val="0"/>
          <w:vertAlign w:val="superscript"/>
        </w:rPr>
        <w:t>[</w:t>
      </w:r>
      <w:r w:rsidRPr="008A7EEE">
        <w:rPr>
          <w:rFonts w:ascii="Times New Roman" w:hAnsi="Times New Roman" w:hint="eastAsia"/>
          <w:bCs/>
          <w:kern w:val="0"/>
          <w:vertAlign w:val="superscript"/>
        </w:rPr>
        <w:t>8</w:t>
      </w:r>
      <w:r w:rsidRPr="008A7EEE">
        <w:rPr>
          <w:rFonts w:ascii="Times New Roman" w:hAnsi="Times New Roman"/>
          <w:bCs/>
          <w:kern w:val="0"/>
          <w:vertAlign w:val="superscript"/>
        </w:rPr>
        <w:t>]</w:t>
      </w:r>
      <w:r w:rsidRPr="00F62956">
        <w:rPr>
          <w:rFonts w:ascii="Times New Roman" w:hAnsi="Times New Roman" w:hint="eastAsia"/>
          <w:bCs/>
          <w:kern w:val="0"/>
        </w:rPr>
        <w:t>。</w:t>
      </w:r>
      <w:r w:rsidRPr="00F62956">
        <w:rPr>
          <w:rFonts w:ascii="Times New Roman" w:hAnsi="Times New Roman"/>
          <w:bCs/>
          <w:kern w:val="0"/>
        </w:rPr>
        <w:t>在国家推动教育数字化战略全面实施的背景下，</w:t>
      </w:r>
      <w:r w:rsidRPr="00F62956">
        <w:rPr>
          <w:rFonts w:ascii="Times New Roman" w:hAnsi="Times New Roman" w:hint="eastAsia"/>
          <w:bCs/>
          <w:kern w:val="0"/>
        </w:rPr>
        <w:t>我国</w:t>
      </w:r>
      <w:r w:rsidRPr="00F62956">
        <w:rPr>
          <w:rFonts w:ascii="Times New Roman" w:hAnsi="Times New Roman"/>
          <w:bCs/>
          <w:kern w:val="0"/>
        </w:rPr>
        <w:t>成功构建了</w:t>
      </w:r>
      <w:r w:rsidRPr="00F62956">
        <w:rPr>
          <w:rFonts w:ascii="Times New Roman" w:hAnsi="Times New Roman" w:hint="eastAsia"/>
          <w:bCs/>
          <w:kern w:val="0"/>
        </w:rPr>
        <w:t>世界最大规模的教育教学资源库，</w:t>
      </w:r>
      <w:r w:rsidRPr="00F62956">
        <w:rPr>
          <w:rFonts w:ascii="Times New Roman" w:hAnsi="Times New Roman"/>
          <w:bCs/>
          <w:kern w:val="0"/>
        </w:rPr>
        <w:t>并陆续出台了多项数字教育领域的标准化指南。同时，在线开放课程</w:t>
      </w:r>
      <w:r w:rsidRPr="003C328C">
        <w:rPr>
          <w:rFonts w:ascii="Times New Roman" w:hAnsi="Times New Roman" w:hint="eastAsia"/>
          <w:bCs/>
          <w:kern w:val="0"/>
        </w:rPr>
        <w:t>(</w:t>
      </w:r>
      <w:r w:rsidRPr="003C328C">
        <w:rPr>
          <w:rFonts w:ascii="Times New Roman" w:hAnsi="Times New Roman"/>
          <w:bCs/>
          <w:kern w:val="0"/>
        </w:rPr>
        <w:t>MOOC</w:t>
      </w:r>
      <w:r w:rsidRPr="003C328C">
        <w:rPr>
          <w:rFonts w:ascii="Times New Roman" w:hAnsi="Times New Roman" w:hint="eastAsia"/>
          <w:bCs/>
          <w:kern w:val="0"/>
        </w:rPr>
        <w:t>)</w:t>
      </w:r>
      <w:r w:rsidRPr="00F62956">
        <w:rPr>
          <w:rFonts w:ascii="Times New Roman" w:hAnsi="Times New Roman"/>
          <w:bCs/>
          <w:kern w:val="0"/>
        </w:rPr>
        <w:t>的开发与应用规模已跃居国际前列，成为全球教育数字化发展的标杆</w:t>
      </w:r>
      <w:r w:rsidRPr="008A7EEE">
        <w:rPr>
          <w:rFonts w:ascii="Times New Roman" w:hAnsi="Times New Roman"/>
          <w:bCs/>
          <w:kern w:val="0"/>
          <w:vertAlign w:val="superscript"/>
        </w:rPr>
        <w:t>[</w:t>
      </w:r>
      <w:r w:rsidRPr="008A7EEE">
        <w:rPr>
          <w:rFonts w:ascii="Times New Roman" w:hAnsi="Times New Roman" w:hint="eastAsia"/>
          <w:bCs/>
          <w:kern w:val="0"/>
          <w:vertAlign w:val="superscript"/>
        </w:rPr>
        <w:t>9</w:t>
      </w:r>
      <w:r w:rsidRPr="008A7EEE">
        <w:rPr>
          <w:rFonts w:ascii="Times New Roman" w:hAnsi="Times New Roman"/>
          <w:bCs/>
          <w:kern w:val="0"/>
          <w:vertAlign w:val="superscript"/>
        </w:rPr>
        <w:t>]</w:t>
      </w:r>
      <w:r w:rsidRPr="00F62956">
        <w:rPr>
          <w:rFonts w:ascii="Times New Roman" w:hAnsi="Times New Roman"/>
          <w:bCs/>
          <w:kern w:val="0"/>
        </w:rPr>
        <w:t>。</w:t>
      </w:r>
    </w:p>
    <w:p w14:paraId="6A291A54" w14:textId="77777777" w:rsidR="00935F29" w:rsidRDefault="006C277A" w:rsidP="00235D72">
      <w:pPr>
        <w:snapToGrid w:val="0"/>
        <w:spacing w:line="360" w:lineRule="auto"/>
        <w:ind w:firstLineChars="200" w:firstLine="480"/>
        <w:rPr>
          <w:bCs/>
          <w:kern w:val="0"/>
        </w:rPr>
      </w:pPr>
      <w:r>
        <w:rPr>
          <w:bCs/>
          <w:kern w:val="0"/>
        </w:rPr>
        <w:t>课程知识图谱</w:t>
      </w:r>
      <w:r>
        <w:rPr>
          <w:rFonts w:hint="eastAsia"/>
          <w:bCs/>
          <w:kern w:val="0"/>
        </w:rPr>
        <w:t>系统</w:t>
      </w:r>
      <w:r>
        <w:rPr>
          <w:bCs/>
          <w:kern w:val="0"/>
        </w:rPr>
        <w:t>作为智慧教育体系的关键组成部分，其构建与应用尤为重要。现有知识图谱如</w:t>
      </w:r>
      <w:r>
        <w:rPr>
          <w:bCs/>
          <w:kern w:val="0"/>
        </w:rPr>
        <w:t>Freebase</w:t>
      </w:r>
      <w:r>
        <w:rPr>
          <w:bCs/>
          <w:kern w:val="0"/>
        </w:rPr>
        <w:t>、</w:t>
      </w:r>
      <w:proofErr w:type="spellStart"/>
      <w:r>
        <w:rPr>
          <w:bCs/>
          <w:kern w:val="0"/>
        </w:rPr>
        <w:t>DBpedia</w:t>
      </w:r>
      <w:proofErr w:type="spellEnd"/>
      <w:r>
        <w:rPr>
          <w:bCs/>
          <w:kern w:val="0"/>
        </w:rPr>
        <w:t>虽在通用领域表现优异，但教育场景中仍存在多模态资源整合不足、动态交互能力有限等问题。此外，</w:t>
      </w:r>
      <w:r>
        <w:rPr>
          <w:rFonts w:hint="eastAsia"/>
          <w:bCs/>
          <w:kern w:val="0"/>
        </w:rPr>
        <w:t>实体、关系、尾实体</w:t>
      </w:r>
      <w:r>
        <w:rPr>
          <w:bCs/>
          <w:kern w:val="0"/>
        </w:rPr>
        <w:t>传统三元组表示</w:t>
      </w:r>
      <w:r>
        <w:rPr>
          <w:bCs/>
          <w:kern w:val="0"/>
        </w:rPr>
        <w:lastRenderedPageBreak/>
        <w:t>方式虽高效，但因其高度结构化特性，导致操作灵活性不足。近年来，知识图谱表示学习</w:t>
      </w:r>
      <w:r>
        <w:rPr>
          <w:kern w:val="0"/>
          <w:vertAlign w:val="superscript"/>
        </w:rPr>
        <w:t>[</w:t>
      </w:r>
      <w:r>
        <w:rPr>
          <w:rFonts w:hint="eastAsia"/>
          <w:kern w:val="0"/>
          <w:vertAlign w:val="superscript"/>
        </w:rPr>
        <w:t>10</w:t>
      </w:r>
      <w:r>
        <w:rPr>
          <w:kern w:val="0"/>
          <w:vertAlign w:val="superscript"/>
        </w:rPr>
        <w:t>]</w:t>
      </w:r>
      <w:r>
        <w:rPr>
          <w:bCs/>
          <w:kern w:val="0"/>
        </w:rPr>
        <w:t>通过向量化嵌入优化了知识操作效率，为自动化构建提供了技术基础。</w:t>
      </w:r>
      <w:r>
        <w:rPr>
          <w:rFonts w:hint="eastAsia"/>
          <w:bCs/>
          <w:kern w:val="0"/>
        </w:rPr>
        <w:t>因此，</w:t>
      </w:r>
      <w:r>
        <w:rPr>
          <w:bCs/>
          <w:kern w:val="0"/>
        </w:rPr>
        <w:t>当前针对</w:t>
      </w:r>
      <w:r>
        <w:rPr>
          <w:rFonts w:hint="eastAsia"/>
          <w:bCs/>
          <w:kern w:val="0"/>
        </w:rPr>
        <w:t>探索课程知识图谱的构建方法，</w:t>
      </w:r>
      <w:r>
        <w:rPr>
          <w:bCs/>
          <w:kern w:val="0"/>
        </w:rPr>
        <w:t>不仅契合</w:t>
      </w:r>
      <w:r>
        <w:rPr>
          <w:rFonts w:hint="eastAsia"/>
          <w:bCs/>
          <w:kern w:val="0"/>
        </w:rPr>
        <w:t>智慧</w:t>
      </w:r>
      <w:r>
        <w:rPr>
          <w:bCs/>
          <w:kern w:val="0"/>
        </w:rPr>
        <w:t>教育的战略方向，同时为加速教育数字化进程与实现教育</w:t>
      </w:r>
      <w:r>
        <w:rPr>
          <w:rFonts w:hint="eastAsia"/>
          <w:bCs/>
          <w:kern w:val="0"/>
        </w:rPr>
        <w:t>智能化</w:t>
      </w:r>
      <w:r>
        <w:rPr>
          <w:bCs/>
          <w:kern w:val="0"/>
        </w:rPr>
        <w:t>提供了关键支撑。</w:t>
      </w:r>
    </w:p>
    <w:p w14:paraId="4B698491" w14:textId="77777777" w:rsidR="00935F29" w:rsidRDefault="006C277A">
      <w:pPr>
        <w:pStyle w:val="2"/>
        <w:snapToGrid w:val="0"/>
        <w:spacing w:beforeLines="100" w:before="240" w:beforeAutospacing="0" w:afterLines="50" w:after="120" w:afterAutospacing="0" w:line="360" w:lineRule="auto"/>
        <w:rPr>
          <w:rStyle w:val="2Char"/>
          <w:rFonts w:ascii="Times New Roman" w:hAnsi="Times New Roman"/>
          <w:sz w:val="28"/>
        </w:rPr>
      </w:pPr>
      <w:bookmarkStart w:id="9" w:name="_Toc200035221"/>
      <w:r>
        <w:rPr>
          <w:rStyle w:val="2Char"/>
          <w:rFonts w:ascii="Times New Roman" w:hAnsi="Times New Roman"/>
          <w:sz w:val="28"/>
        </w:rPr>
        <w:t>1.2</w:t>
      </w:r>
      <w:r>
        <w:rPr>
          <w:rStyle w:val="2Char"/>
          <w:rFonts w:ascii="Times New Roman" w:hAnsi="Times New Roman" w:hint="eastAsia"/>
          <w:sz w:val="28"/>
        </w:rPr>
        <w:t xml:space="preserve"> </w:t>
      </w:r>
      <w:r>
        <w:rPr>
          <w:rStyle w:val="2Char"/>
          <w:rFonts w:ascii="Times New Roman" w:hAnsi="Times New Roman" w:hint="eastAsia"/>
          <w:sz w:val="28"/>
        </w:rPr>
        <w:t>研究意义</w:t>
      </w:r>
      <w:bookmarkEnd w:id="9"/>
    </w:p>
    <w:p w14:paraId="4B09B3D8" w14:textId="55E7F262" w:rsidR="00935F29" w:rsidRDefault="006C277A" w:rsidP="00235D72">
      <w:pPr>
        <w:snapToGrid w:val="0"/>
        <w:spacing w:line="360" w:lineRule="auto"/>
        <w:ind w:firstLineChars="200" w:firstLine="480"/>
        <w:rPr>
          <w:bCs/>
          <w:kern w:val="0"/>
        </w:rPr>
      </w:pPr>
      <w:r>
        <w:rPr>
          <w:bCs/>
          <w:kern w:val="0"/>
        </w:rPr>
        <w:t>拓展知识图谱系统的模块化设计理论。本研究针对课程知识图谱的构建与展示需求，提出了涵盖知识点管理、多模态资源关联、可视化交互及开放接口的模块化系统架构。传统研究多聚焦于知识图谱的构建算法或通用领域应用，而本工作通过细化教育场景中的功能模块设计，为领域知识图谱系统的开发提供了新的理论框架。例如，可视化交互模块结合思维导图工具</w:t>
      </w:r>
      <w:r w:rsidR="00246D11">
        <w:t>，</w:t>
      </w:r>
      <w:r>
        <w:rPr>
          <w:bCs/>
          <w:kern w:val="0"/>
        </w:rPr>
        <w:t>如</w:t>
      </w:r>
      <w:proofErr w:type="spellStart"/>
      <w:r w:rsidR="005A2920">
        <w:rPr>
          <w:bCs/>
          <w:kern w:val="0"/>
        </w:rPr>
        <w:t>js</w:t>
      </w:r>
      <w:r w:rsidR="005A2920">
        <w:rPr>
          <w:rFonts w:hint="eastAsia"/>
          <w:bCs/>
          <w:kern w:val="0"/>
        </w:rPr>
        <w:t>M</w:t>
      </w:r>
      <w:r w:rsidR="005A2920">
        <w:rPr>
          <w:bCs/>
          <w:kern w:val="0"/>
        </w:rPr>
        <w:t>ind</w:t>
      </w:r>
      <w:proofErr w:type="spellEnd"/>
      <w:r>
        <w:rPr>
          <w:bCs/>
          <w:kern w:val="0"/>
        </w:rPr>
        <w:t>，深化了知识图谱动态展示与用户认知效率关联的理论探讨，弥补了现有研究在交互设计层面的不足。</w:t>
      </w:r>
    </w:p>
    <w:p w14:paraId="5013FEFB" w14:textId="3E4A80DA" w:rsidR="00935F29" w:rsidRDefault="006C277A" w:rsidP="00235D72">
      <w:pPr>
        <w:snapToGrid w:val="0"/>
        <w:spacing w:line="360" w:lineRule="auto"/>
        <w:ind w:firstLineChars="200" w:firstLine="480"/>
        <w:rPr>
          <w:bCs/>
          <w:kern w:val="0"/>
        </w:rPr>
      </w:pPr>
      <w:r>
        <w:rPr>
          <w:bCs/>
          <w:kern w:val="0"/>
        </w:rPr>
        <w:t>推动教育场景下知识组织与多模态融合理论的创新。传统课程知识图谱构建多依赖人工标注或半自动化工具，而本研究通过多模态资源关联模块的设计，系统化整合文本、视频、习题等异构资源，并建立其与知识点的语义映射关系。这一实践为教育领域知识的多维度表达与融合提供了理论依据，丰富了知识组织理论的内涵。同时，开放接口模块的设计探索了知识图谱与外部系统</w:t>
      </w:r>
      <w:r w:rsidR="00246D11">
        <w:t>，</w:t>
      </w:r>
      <w:r>
        <w:rPr>
          <w:bCs/>
          <w:kern w:val="0"/>
        </w:rPr>
        <w:t>如在线学习平台的协同机制，为教育信息化的生态化发展贡献了新的理论视角。</w:t>
      </w:r>
    </w:p>
    <w:p w14:paraId="5A5774F7" w14:textId="270EA807" w:rsidR="00935F29" w:rsidRDefault="006C277A" w:rsidP="00235D72">
      <w:pPr>
        <w:snapToGrid w:val="0"/>
        <w:spacing w:line="360" w:lineRule="auto"/>
        <w:ind w:firstLineChars="200" w:firstLine="480"/>
        <w:rPr>
          <w:bCs/>
          <w:kern w:val="0"/>
        </w:rPr>
      </w:pPr>
      <w:r>
        <w:rPr>
          <w:bCs/>
          <w:kern w:val="0"/>
        </w:rPr>
        <w:t>提升课程知识管理的效率与用户体验。通过知识点管理模块的网页化实现，教师可直接在线编辑知识点及其关联关系，支持多人协作与实时更新，显著降低传统人工整理的时间成本。可视化展示与交互模块利用图形化界面</w:t>
      </w:r>
      <w:r w:rsidR="00246D11">
        <w:t>，</w:t>
      </w:r>
      <w:r>
        <w:rPr>
          <w:bCs/>
          <w:kern w:val="0"/>
        </w:rPr>
        <w:t>如思维导图</w:t>
      </w:r>
      <w:r w:rsidR="00246D11">
        <w:t>，</w:t>
      </w:r>
      <w:r>
        <w:rPr>
          <w:bCs/>
          <w:kern w:val="0"/>
        </w:rPr>
        <w:t>直观呈现知识结构，有效提升用户对复杂知识体系的理解效率。此外，多模态资源关联模块通过统一平台整合分散的课程资源，解决资源孤岛化问题，为教学与学习提供一站式支持。</w:t>
      </w:r>
    </w:p>
    <w:p w14:paraId="1F901DE5" w14:textId="50A59C00" w:rsidR="00935F29" w:rsidRDefault="006C277A" w:rsidP="00235D72">
      <w:pPr>
        <w:snapToGrid w:val="0"/>
        <w:spacing w:line="360" w:lineRule="auto"/>
        <w:ind w:firstLineChars="200" w:firstLine="480"/>
        <w:rPr>
          <w:bCs/>
          <w:kern w:val="0"/>
        </w:rPr>
      </w:pPr>
      <w:r>
        <w:rPr>
          <w:bCs/>
          <w:kern w:val="0"/>
        </w:rPr>
        <w:t>支持智慧教育生态的构建与扩展。开放接口与集成能力模块通过标准化</w:t>
      </w:r>
      <w:r>
        <w:rPr>
          <w:bCs/>
          <w:kern w:val="0"/>
        </w:rPr>
        <w:t>RESTful API</w:t>
      </w:r>
      <w:r>
        <w:rPr>
          <w:bCs/>
          <w:kern w:val="0"/>
        </w:rPr>
        <w:t>设计，允许第三方应用</w:t>
      </w:r>
      <w:r w:rsidR="00246D11">
        <w:t>，</w:t>
      </w:r>
      <w:r>
        <w:rPr>
          <w:bCs/>
          <w:kern w:val="0"/>
        </w:rPr>
        <w:t>如智能推荐系统、在线考试平台</w:t>
      </w:r>
      <w:r w:rsidR="00246D11">
        <w:t>，</w:t>
      </w:r>
      <w:r>
        <w:rPr>
          <w:bCs/>
          <w:kern w:val="0"/>
        </w:rPr>
        <w:t>无缝接入课程知识图谱系统，促进教育数据的流通与共享。例如，基于知识图谱的个性化学习路径推荐可借助接口实时获取知识点关联数据，从而提升推荐的精准性。这一设计不仅扩展了系统的应用场景，还为教育信息化平台间的协同创新提供了实践范例，助力智慧教育生态的可持续发展。</w:t>
      </w:r>
    </w:p>
    <w:p w14:paraId="59AE261A" w14:textId="77777777" w:rsidR="00935F29" w:rsidRDefault="006C277A" w:rsidP="00235D72">
      <w:pPr>
        <w:snapToGrid w:val="0"/>
        <w:spacing w:line="360" w:lineRule="auto"/>
        <w:ind w:firstLineChars="200" w:firstLine="480"/>
        <w:rPr>
          <w:bCs/>
          <w:kern w:val="0"/>
        </w:rPr>
      </w:pPr>
      <w:r>
        <w:rPr>
          <w:rFonts w:hint="eastAsia"/>
          <w:bCs/>
          <w:kern w:val="0"/>
        </w:rPr>
        <w:t>推动个性化学习模式的发展，依托完善的教学知识图谱，可以更精准的解析学生的</w:t>
      </w:r>
      <w:r>
        <w:rPr>
          <w:rFonts w:hint="eastAsia"/>
          <w:bCs/>
          <w:kern w:val="0"/>
        </w:rPr>
        <w:lastRenderedPageBreak/>
        <w:t>学习状态和各知识点的掌握情况，可生成定制化的学习路径，并匹配精准的资源推荐策略。这不仅有助于实现差异化教学，还能有效提升学习成效。</w:t>
      </w:r>
    </w:p>
    <w:p w14:paraId="45E3F40A" w14:textId="77777777" w:rsidR="00935F29" w:rsidRDefault="006C277A">
      <w:pPr>
        <w:pStyle w:val="2"/>
        <w:snapToGrid w:val="0"/>
        <w:spacing w:beforeLines="100" w:before="240" w:beforeAutospacing="0" w:afterLines="50" w:after="120" w:afterAutospacing="0" w:line="360" w:lineRule="auto"/>
        <w:rPr>
          <w:rStyle w:val="2Char"/>
          <w:rFonts w:ascii="Times New Roman" w:hAnsi="Times New Roman"/>
          <w:sz w:val="28"/>
        </w:rPr>
      </w:pPr>
      <w:bookmarkStart w:id="10" w:name="_Toc200035222"/>
      <w:r>
        <w:rPr>
          <w:rStyle w:val="2Char"/>
          <w:rFonts w:ascii="Times New Roman" w:hAnsi="Times New Roman"/>
          <w:sz w:val="28"/>
        </w:rPr>
        <w:t>1.</w:t>
      </w:r>
      <w:r>
        <w:rPr>
          <w:rStyle w:val="2Char"/>
          <w:rFonts w:ascii="Times New Roman" w:hAnsi="Times New Roman" w:hint="eastAsia"/>
          <w:sz w:val="28"/>
        </w:rPr>
        <w:t xml:space="preserve">3 </w:t>
      </w:r>
      <w:r>
        <w:rPr>
          <w:rStyle w:val="2Char"/>
          <w:rFonts w:ascii="Times New Roman" w:hAnsi="Times New Roman" w:hint="eastAsia"/>
          <w:sz w:val="28"/>
        </w:rPr>
        <w:t>国内外研究现状</w:t>
      </w:r>
      <w:bookmarkEnd w:id="10"/>
    </w:p>
    <w:p w14:paraId="732C03B6" w14:textId="77777777" w:rsidR="00935F29" w:rsidRDefault="006C277A" w:rsidP="00235D72">
      <w:pPr>
        <w:snapToGrid w:val="0"/>
        <w:spacing w:line="360" w:lineRule="auto"/>
        <w:ind w:firstLineChars="200" w:firstLine="480"/>
        <w:rPr>
          <w:bCs/>
          <w:kern w:val="0"/>
        </w:rPr>
      </w:pPr>
      <w:r>
        <w:rPr>
          <w:bCs/>
          <w:kern w:val="0"/>
        </w:rPr>
        <w:t>自</w:t>
      </w:r>
      <w:r>
        <w:rPr>
          <w:bCs/>
          <w:kern w:val="0"/>
        </w:rPr>
        <w:t>Google</w:t>
      </w:r>
      <w:r>
        <w:rPr>
          <w:bCs/>
          <w:kern w:val="0"/>
        </w:rPr>
        <w:t>在</w:t>
      </w:r>
      <w:r>
        <w:rPr>
          <w:bCs/>
          <w:kern w:val="0"/>
        </w:rPr>
        <w:t>2012</w:t>
      </w:r>
      <w:r>
        <w:rPr>
          <w:bCs/>
          <w:kern w:val="0"/>
        </w:rPr>
        <w:t>年提出知识图谱概念</w:t>
      </w:r>
      <w:r>
        <w:rPr>
          <w:kern w:val="0"/>
          <w:vertAlign w:val="superscript"/>
        </w:rPr>
        <w:t>[</w:t>
      </w:r>
      <w:r>
        <w:rPr>
          <w:rFonts w:hint="eastAsia"/>
          <w:kern w:val="0"/>
          <w:vertAlign w:val="superscript"/>
        </w:rPr>
        <w:t>4</w:t>
      </w:r>
      <w:r>
        <w:rPr>
          <w:kern w:val="0"/>
          <w:vertAlign w:val="superscript"/>
        </w:rPr>
        <w:t>]</w:t>
      </w:r>
      <w:r>
        <w:rPr>
          <w:bCs/>
          <w:kern w:val="0"/>
        </w:rPr>
        <w:t>以来</w:t>
      </w:r>
      <w:r>
        <w:rPr>
          <w:rFonts w:hint="eastAsia"/>
          <w:bCs/>
          <w:kern w:val="0"/>
        </w:rPr>
        <w:t>，该技术已成为人工智能研究的关键方向，在机器学习、自然语言处理等多学科领域发挥着基础支撑作用。当前研究主要聚焦于知识表示建模、实体关系抽取、跨源知识融合、语义推理机制、存储查询优化及质量评估体系六大方向</w:t>
      </w:r>
      <w:r>
        <w:rPr>
          <w:kern w:val="0"/>
          <w:vertAlign w:val="superscript"/>
        </w:rPr>
        <w:t>[</w:t>
      </w:r>
      <w:r>
        <w:rPr>
          <w:rFonts w:hint="eastAsia"/>
          <w:kern w:val="0"/>
          <w:vertAlign w:val="superscript"/>
        </w:rPr>
        <w:t>11</w:t>
      </w:r>
      <w:r>
        <w:rPr>
          <w:kern w:val="0"/>
          <w:vertAlign w:val="superscript"/>
        </w:rPr>
        <w:t>]</w:t>
      </w:r>
      <w:r>
        <w:rPr>
          <w:rFonts w:hint="eastAsia"/>
          <w:bCs/>
          <w:kern w:val="0"/>
        </w:rPr>
        <w:t>。科技巨头如</w:t>
      </w:r>
      <w:r>
        <w:rPr>
          <w:rFonts w:hint="eastAsia"/>
          <w:bCs/>
          <w:kern w:val="0"/>
        </w:rPr>
        <w:t>Google</w:t>
      </w:r>
      <w:r>
        <w:rPr>
          <w:rFonts w:hint="eastAsia"/>
          <w:bCs/>
          <w:kern w:val="0"/>
        </w:rPr>
        <w:t>、</w:t>
      </w:r>
      <w:r>
        <w:rPr>
          <w:rFonts w:hint="eastAsia"/>
          <w:bCs/>
          <w:kern w:val="0"/>
        </w:rPr>
        <w:t>Meta</w:t>
      </w:r>
      <w:r>
        <w:rPr>
          <w:rFonts w:hint="eastAsia"/>
          <w:bCs/>
          <w:kern w:val="0"/>
        </w:rPr>
        <w:t>和</w:t>
      </w:r>
      <w:r>
        <w:rPr>
          <w:rFonts w:hint="eastAsia"/>
          <w:bCs/>
          <w:kern w:val="0"/>
        </w:rPr>
        <w:t>Microsoft</w:t>
      </w:r>
      <w:r>
        <w:rPr>
          <w:rFonts w:hint="eastAsia"/>
          <w:bCs/>
          <w:kern w:val="0"/>
        </w:rPr>
        <w:t>已将知识图谱技术深度整合至搜索优化、智能助手及语义理解系统中，显著提升了信息处理效能。</w:t>
      </w:r>
    </w:p>
    <w:p w14:paraId="2429711D" w14:textId="77777777" w:rsidR="00935F29" w:rsidRDefault="006C277A" w:rsidP="00235D72">
      <w:pPr>
        <w:snapToGrid w:val="0"/>
        <w:spacing w:line="360" w:lineRule="auto"/>
        <w:ind w:firstLineChars="200" w:firstLine="480"/>
        <w:rPr>
          <w:bCs/>
          <w:kern w:val="0"/>
        </w:rPr>
      </w:pPr>
      <w:r>
        <w:rPr>
          <w:bCs/>
          <w:kern w:val="0"/>
        </w:rPr>
        <w:t>在教育领域应用方面，研究者开发了多种教育知识图谱模型</w:t>
      </w:r>
      <w:r>
        <w:rPr>
          <w:rFonts w:hint="eastAsia"/>
          <w:bCs/>
          <w:kern w:val="0"/>
        </w:rPr>
        <w:t>，来推动其在智慧教育中的多方面应用</w:t>
      </w:r>
      <w:r>
        <w:rPr>
          <w:bCs/>
          <w:kern w:val="0"/>
        </w:rPr>
        <w:t>。李振</w:t>
      </w:r>
      <w:r>
        <w:rPr>
          <w:rFonts w:hint="eastAsia"/>
          <w:bCs/>
          <w:kern w:val="0"/>
        </w:rPr>
        <w:t>、周东岱</w:t>
      </w:r>
      <w:r>
        <w:rPr>
          <w:bCs/>
          <w:kern w:val="0"/>
        </w:rPr>
        <w:t>等</w:t>
      </w:r>
      <w:r>
        <w:rPr>
          <w:rFonts w:hint="eastAsia"/>
          <w:bCs/>
          <w:kern w:val="0"/>
        </w:rPr>
        <w:t>学者</w:t>
      </w:r>
      <w:r>
        <w:rPr>
          <w:bCs/>
          <w:kern w:val="0"/>
        </w:rPr>
        <w:t>提出的</w:t>
      </w:r>
      <w:r>
        <w:rPr>
          <w:bCs/>
          <w:kern w:val="0"/>
        </w:rPr>
        <w:t>EKGCM</w:t>
      </w:r>
      <w:r>
        <w:rPr>
          <w:bCs/>
          <w:kern w:val="0"/>
        </w:rPr>
        <w:t>模型</w:t>
      </w:r>
      <w:r>
        <w:rPr>
          <w:kern w:val="0"/>
          <w:vertAlign w:val="superscript"/>
        </w:rPr>
        <w:t>[</w:t>
      </w:r>
      <w:r>
        <w:rPr>
          <w:rFonts w:hint="eastAsia"/>
          <w:kern w:val="0"/>
          <w:vertAlign w:val="superscript"/>
        </w:rPr>
        <w:t>12</w:t>
      </w:r>
      <w:r>
        <w:rPr>
          <w:kern w:val="0"/>
          <w:vertAlign w:val="superscript"/>
        </w:rPr>
        <w:t>]</w:t>
      </w:r>
      <w:r>
        <w:rPr>
          <w:bCs/>
          <w:kern w:val="0"/>
        </w:rPr>
        <w:t>通过四阶段构建流程，解决了通用图谱在教育领域的迁移适应问题。李艳燕</w:t>
      </w:r>
      <w:r>
        <w:rPr>
          <w:rFonts w:hint="eastAsia"/>
          <w:bCs/>
          <w:kern w:val="0"/>
        </w:rPr>
        <w:t>、张香玲</w:t>
      </w:r>
      <w:r>
        <w:rPr>
          <w:bCs/>
          <w:kern w:val="0"/>
        </w:rPr>
        <w:t>团队构建的学科知识图谱</w:t>
      </w:r>
      <w:r>
        <w:rPr>
          <w:kern w:val="0"/>
          <w:vertAlign w:val="superscript"/>
        </w:rPr>
        <w:t>[</w:t>
      </w:r>
      <w:r>
        <w:rPr>
          <w:rFonts w:hint="eastAsia"/>
          <w:kern w:val="0"/>
          <w:vertAlign w:val="superscript"/>
        </w:rPr>
        <w:t>13</w:t>
      </w:r>
      <w:r>
        <w:rPr>
          <w:kern w:val="0"/>
          <w:vertAlign w:val="superscript"/>
        </w:rPr>
        <w:t>]</w:t>
      </w:r>
      <w:r>
        <w:rPr>
          <w:bCs/>
          <w:kern w:val="0"/>
        </w:rPr>
        <w:t>则探索了智慧教育场景的具体应用路径</w:t>
      </w:r>
      <w:r>
        <w:rPr>
          <w:rFonts w:hint="eastAsia"/>
          <w:bCs/>
          <w:kern w:val="0"/>
        </w:rPr>
        <w:t>与场景</w:t>
      </w:r>
      <w:r>
        <w:rPr>
          <w:bCs/>
          <w:kern w:val="0"/>
        </w:rPr>
        <w:t>。钟卓等人研发的</w:t>
      </w:r>
      <w:r>
        <w:rPr>
          <w:bCs/>
          <w:kern w:val="0"/>
        </w:rPr>
        <w:t>KQA</w:t>
      </w:r>
      <w:r>
        <w:rPr>
          <w:bCs/>
          <w:kern w:val="0"/>
        </w:rPr>
        <w:t>模型</w:t>
      </w:r>
      <w:r>
        <w:rPr>
          <w:kern w:val="0"/>
          <w:vertAlign w:val="superscript"/>
        </w:rPr>
        <w:t>[</w:t>
      </w:r>
      <w:r>
        <w:rPr>
          <w:rFonts w:hint="eastAsia"/>
          <w:kern w:val="0"/>
          <w:vertAlign w:val="superscript"/>
        </w:rPr>
        <w:t>14</w:t>
      </w:r>
      <w:r>
        <w:rPr>
          <w:kern w:val="0"/>
          <w:vertAlign w:val="superscript"/>
        </w:rPr>
        <w:t>]</w:t>
      </w:r>
      <w:r>
        <w:rPr>
          <w:bCs/>
          <w:kern w:val="0"/>
        </w:rPr>
        <w:t>从四个维度重构教育知识体系，有效应对内容碎片化与能力刻画不足等问题。</w:t>
      </w:r>
      <w:r>
        <w:rPr>
          <w:rFonts w:hint="eastAsia"/>
          <w:bCs/>
          <w:kern w:val="0"/>
        </w:rPr>
        <w:t>也有研究者致力于对如何高效构建知识图谱的研究，如黄焕设计了一个用于提高学生编程能力的知识图谱的参考案例</w:t>
      </w:r>
      <w:r>
        <w:rPr>
          <w:kern w:val="0"/>
          <w:vertAlign w:val="superscript"/>
        </w:rPr>
        <w:t>[</w:t>
      </w:r>
      <w:r>
        <w:rPr>
          <w:rFonts w:hint="eastAsia"/>
          <w:kern w:val="0"/>
          <w:vertAlign w:val="superscript"/>
        </w:rPr>
        <w:t>15</w:t>
      </w:r>
      <w:r>
        <w:rPr>
          <w:kern w:val="0"/>
          <w:vertAlign w:val="superscript"/>
        </w:rPr>
        <w:t>]</w:t>
      </w:r>
      <w:r>
        <w:rPr>
          <w:rFonts w:hint="eastAsia"/>
          <w:bCs/>
          <w:kern w:val="0"/>
        </w:rPr>
        <w:t>。还有</w:t>
      </w:r>
      <w:r>
        <w:rPr>
          <w:bCs/>
          <w:kern w:val="0"/>
        </w:rPr>
        <w:t>清华大学唐杰团队开发的</w:t>
      </w:r>
      <w:r>
        <w:rPr>
          <w:bCs/>
          <w:kern w:val="0"/>
        </w:rPr>
        <w:t>Science</w:t>
      </w:r>
      <w:r>
        <w:rPr>
          <w:rFonts w:hint="eastAsia"/>
          <w:bCs/>
          <w:kern w:val="0"/>
        </w:rPr>
        <w:t xml:space="preserve"> </w:t>
      </w:r>
      <w:r>
        <w:rPr>
          <w:bCs/>
          <w:kern w:val="0"/>
        </w:rPr>
        <w:t>Knowledge Graph</w:t>
      </w:r>
      <w:r>
        <w:rPr>
          <w:bCs/>
          <w:kern w:val="0"/>
        </w:rPr>
        <w:t>运用条件随机场技术进行学者信息抽取，通过层次分析法揭示学术关系</w:t>
      </w:r>
      <w:r>
        <w:rPr>
          <w:rFonts w:hint="eastAsia"/>
          <w:bCs/>
          <w:kern w:val="0"/>
        </w:rPr>
        <w:t>和研究趋势</w:t>
      </w:r>
      <w:r>
        <w:rPr>
          <w:kern w:val="0"/>
          <w:vertAlign w:val="superscript"/>
        </w:rPr>
        <w:t>[</w:t>
      </w:r>
      <w:r>
        <w:rPr>
          <w:rFonts w:hint="eastAsia"/>
          <w:kern w:val="0"/>
          <w:vertAlign w:val="superscript"/>
        </w:rPr>
        <w:t>16</w:t>
      </w:r>
      <w:r>
        <w:rPr>
          <w:kern w:val="0"/>
          <w:vertAlign w:val="superscript"/>
        </w:rPr>
        <w:t>]</w:t>
      </w:r>
      <w:r>
        <w:rPr>
          <w:bCs/>
          <w:kern w:val="0"/>
        </w:rPr>
        <w:t>。上海交通大学的</w:t>
      </w:r>
      <w:proofErr w:type="spellStart"/>
      <w:r>
        <w:rPr>
          <w:bCs/>
          <w:kern w:val="0"/>
        </w:rPr>
        <w:t>AceKG</w:t>
      </w:r>
      <w:proofErr w:type="spellEnd"/>
      <w:r>
        <w:rPr>
          <w:bCs/>
          <w:kern w:val="0"/>
        </w:rPr>
        <w:t>则创新性地将语义数据嵌入网状架构，可视化呈现学术发展脉络</w:t>
      </w:r>
      <w:r>
        <w:rPr>
          <w:kern w:val="0"/>
          <w:vertAlign w:val="superscript"/>
        </w:rPr>
        <w:t>[</w:t>
      </w:r>
      <w:r>
        <w:rPr>
          <w:rFonts w:hint="eastAsia"/>
          <w:kern w:val="0"/>
          <w:vertAlign w:val="superscript"/>
        </w:rPr>
        <w:t>17</w:t>
      </w:r>
      <w:r>
        <w:rPr>
          <w:kern w:val="0"/>
          <w:vertAlign w:val="superscript"/>
        </w:rPr>
        <w:t>]</w:t>
      </w:r>
      <w:r>
        <w:rPr>
          <w:bCs/>
          <w:kern w:val="0"/>
        </w:rPr>
        <w:t>。</w:t>
      </w:r>
      <w:r>
        <w:rPr>
          <w:rFonts w:hint="eastAsia"/>
          <w:bCs/>
          <w:kern w:val="0"/>
        </w:rPr>
        <w:t>这些知识图谱技术可以帮助</w:t>
      </w:r>
      <w:r>
        <w:rPr>
          <w:bCs/>
          <w:kern w:val="0"/>
        </w:rPr>
        <w:t>教育研究者</w:t>
      </w:r>
      <w:r>
        <w:rPr>
          <w:rFonts w:hint="eastAsia"/>
          <w:bCs/>
          <w:kern w:val="0"/>
        </w:rPr>
        <w:t>更加便捷的了解</w:t>
      </w:r>
      <w:r>
        <w:rPr>
          <w:bCs/>
          <w:kern w:val="0"/>
        </w:rPr>
        <w:t>学科的学术前沿与发展方向</w:t>
      </w:r>
      <w:r>
        <w:rPr>
          <w:rFonts w:hint="eastAsia"/>
          <w:bCs/>
          <w:kern w:val="0"/>
        </w:rPr>
        <w:t>，可有效辅助师生群体精准把握核心知识点，及时跟进学科演进脉络，从而提升教学实践的有效性与前瞻性。</w:t>
      </w:r>
    </w:p>
    <w:p w14:paraId="5FF5AE41" w14:textId="77777777" w:rsidR="00935F29" w:rsidRDefault="006C277A" w:rsidP="00235D72">
      <w:pPr>
        <w:snapToGrid w:val="0"/>
        <w:spacing w:line="360" w:lineRule="auto"/>
        <w:ind w:firstLineChars="200" w:firstLine="480"/>
        <w:rPr>
          <w:bCs/>
          <w:kern w:val="0"/>
        </w:rPr>
      </w:pPr>
      <w:r>
        <w:rPr>
          <w:rFonts w:hint="eastAsia"/>
          <w:bCs/>
          <w:kern w:val="0"/>
        </w:rPr>
        <w:t>国际研究方面，</w:t>
      </w:r>
      <w:proofErr w:type="spellStart"/>
      <w:r>
        <w:rPr>
          <w:rFonts w:hint="eastAsia"/>
          <w:bCs/>
          <w:kern w:val="0"/>
        </w:rPr>
        <w:t>Knewton</w:t>
      </w:r>
      <w:proofErr w:type="spellEnd"/>
      <w:r>
        <w:rPr>
          <w:rFonts w:hint="eastAsia"/>
          <w:bCs/>
          <w:kern w:val="0"/>
        </w:rPr>
        <w:t>公司通过知识图谱建模学习路径节点关系</w:t>
      </w:r>
      <w:r>
        <w:rPr>
          <w:kern w:val="0"/>
          <w:vertAlign w:val="superscript"/>
        </w:rPr>
        <w:t>[</w:t>
      </w:r>
      <w:r>
        <w:rPr>
          <w:rFonts w:hint="eastAsia"/>
          <w:kern w:val="0"/>
          <w:vertAlign w:val="superscript"/>
        </w:rPr>
        <w:t>18</w:t>
      </w:r>
      <w:r>
        <w:rPr>
          <w:kern w:val="0"/>
          <w:vertAlign w:val="superscript"/>
        </w:rPr>
        <w:t>]</w:t>
      </w:r>
      <w:r>
        <w:rPr>
          <w:rFonts w:hint="eastAsia"/>
          <w:bCs/>
          <w:kern w:val="0"/>
        </w:rPr>
        <w:t>，实现个性化学习推荐并提高了学习效率。</w:t>
      </w:r>
      <w:proofErr w:type="spellStart"/>
      <w:r>
        <w:rPr>
          <w:rFonts w:hint="eastAsia"/>
          <w:bCs/>
          <w:kern w:val="0"/>
        </w:rPr>
        <w:t>Alshalabi</w:t>
      </w:r>
      <w:proofErr w:type="spellEnd"/>
      <w:r>
        <w:rPr>
          <w:rFonts w:hint="eastAsia"/>
          <w:bCs/>
          <w:kern w:val="0"/>
        </w:rPr>
        <w:t>团队提出加权有向图算法，优化在线学习路径规划</w:t>
      </w:r>
      <w:r>
        <w:rPr>
          <w:kern w:val="0"/>
          <w:vertAlign w:val="superscript"/>
        </w:rPr>
        <w:t>[</w:t>
      </w:r>
      <w:r>
        <w:rPr>
          <w:rFonts w:hint="eastAsia"/>
          <w:kern w:val="0"/>
          <w:vertAlign w:val="superscript"/>
        </w:rPr>
        <w:t>19</w:t>
      </w:r>
      <w:r>
        <w:rPr>
          <w:kern w:val="0"/>
          <w:vertAlign w:val="superscript"/>
        </w:rPr>
        <w:t>]</w:t>
      </w:r>
      <w:r>
        <w:rPr>
          <w:rFonts w:hint="eastAsia"/>
          <w:bCs/>
          <w:kern w:val="0"/>
        </w:rPr>
        <w:t>。</w:t>
      </w:r>
      <w:r>
        <w:rPr>
          <w:rFonts w:hint="eastAsia"/>
          <w:bCs/>
          <w:kern w:val="0"/>
        </w:rPr>
        <w:t>Maria Sette</w:t>
      </w:r>
      <w:r>
        <w:rPr>
          <w:rFonts w:hint="eastAsia"/>
          <w:bCs/>
          <w:kern w:val="0"/>
        </w:rPr>
        <w:t>的研究则强调教师经验知识的图谱化整合，提升教学资源和学习顺序推荐精准度</w:t>
      </w:r>
      <w:r>
        <w:rPr>
          <w:kern w:val="0"/>
          <w:vertAlign w:val="superscript"/>
        </w:rPr>
        <w:t>[</w:t>
      </w:r>
      <w:r>
        <w:rPr>
          <w:rFonts w:hint="eastAsia"/>
          <w:kern w:val="0"/>
          <w:vertAlign w:val="superscript"/>
        </w:rPr>
        <w:t>20</w:t>
      </w:r>
      <w:r>
        <w:rPr>
          <w:kern w:val="0"/>
          <w:vertAlign w:val="superscript"/>
        </w:rPr>
        <w:t>]</w:t>
      </w:r>
      <w:r>
        <w:rPr>
          <w:rFonts w:hint="eastAsia"/>
          <w:bCs/>
          <w:kern w:val="0"/>
        </w:rPr>
        <w:t>。这些实践表明，知识图谱技术正在重塑教育生态，既支持教师教学决策优化，又促进学生个性化学习体验。</w:t>
      </w:r>
    </w:p>
    <w:p w14:paraId="33794792" w14:textId="77777777" w:rsidR="00935F29" w:rsidRDefault="006C277A">
      <w:pPr>
        <w:pStyle w:val="2"/>
        <w:snapToGrid w:val="0"/>
        <w:spacing w:beforeLines="100" w:before="240" w:beforeAutospacing="0" w:afterLines="50" w:after="120" w:afterAutospacing="0" w:line="360" w:lineRule="auto"/>
        <w:rPr>
          <w:rStyle w:val="2Char"/>
          <w:rFonts w:ascii="Times New Roman" w:hAnsi="Times New Roman"/>
          <w:sz w:val="28"/>
        </w:rPr>
      </w:pPr>
      <w:bookmarkStart w:id="11" w:name="_Toc200035223"/>
      <w:r>
        <w:rPr>
          <w:rStyle w:val="2Char"/>
          <w:rFonts w:ascii="Times New Roman" w:hAnsi="Times New Roman"/>
          <w:sz w:val="28"/>
        </w:rPr>
        <w:t>1.</w:t>
      </w:r>
      <w:r>
        <w:rPr>
          <w:rStyle w:val="2Char"/>
          <w:rFonts w:ascii="Times New Roman" w:hAnsi="Times New Roman" w:hint="eastAsia"/>
          <w:sz w:val="28"/>
        </w:rPr>
        <w:t xml:space="preserve">4 </w:t>
      </w:r>
      <w:r>
        <w:rPr>
          <w:rStyle w:val="2Char"/>
          <w:rFonts w:ascii="Times New Roman" w:hAnsi="Times New Roman" w:hint="eastAsia"/>
          <w:sz w:val="28"/>
        </w:rPr>
        <w:t>研究的主要任务</w:t>
      </w:r>
      <w:bookmarkEnd w:id="11"/>
    </w:p>
    <w:p w14:paraId="42FDBAB5" w14:textId="77777777" w:rsidR="00935F29" w:rsidRDefault="006C277A" w:rsidP="00235D72">
      <w:pPr>
        <w:snapToGrid w:val="0"/>
        <w:spacing w:line="360" w:lineRule="auto"/>
        <w:ind w:firstLineChars="200" w:firstLine="480"/>
        <w:rPr>
          <w:bCs/>
          <w:kern w:val="0"/>
        </w:rPr>
      </w:pPr>
      <w:r>
        <w:rPr>
          <w:rFonts w:hint="eastAsia"/>
          <w:bCs/>
          <w:kern w:val="0"/>
        </w:rPr>
        <w:t>一、系统总体架构设计。</w:t>
      </w:r>
      <w:r>
        <w:rPr>
          <w:bCs/>
          <w:kern w:val="0"/>
        </w:rPr>
        <w:t>完成课程知识图谱系统的整体架构规划，涵盖数据存储模块、用户交互界面设计、前后端通信机制等核心模块。需确保系统功能模块化、可扩展</w:t>
      </w:r>
      <w:r>
        <w:rPr>
          <w:bCs/>
          <w:kern w:val="0"/>
        </w:rPr>
        <w:lastRenderedPageBreak/>
        <w:t>性及稳定性，为后续开发奠定基础。</w:t>
      </w:r>
    </w:p>
    <w:p w14:paraId="1C82F4DC" w14:textId="62D08F8E" w:rsidR="00935F29" w:rsidRDefault="006C277A" w:rsidP="00235D72">
      <w:pPr>
        <w:snapToGrid w:val="0"/>
        <w:spacing w:line="360" w:lineRule="auto"/>
        <w:ind w:firstLineChars="200" w:firstLine="480"/>
        <w:rPr>
          <w:bCs/>
          <w:kern w:val="0"/>
        </w:rPr>
      </w:pPr>
      <w:r>
        <w:rPr>
          <w:rFonts w:hint="eastAsia"/>
          <w:bCs/>
          <w:kern w:val="0"/>
        </w:rPr>
        <w:t>二、前端功能开发与界面实现。</w:t>
      </w:r>
      <w:r>
        <w:rPr>
          <w:bCs/>
          <w:kern w:val="0"/>
        </w:rPr>
        <w:t>基于</w:t>
      </w:r>
      <w:r>
        <w:rPr>
          <w:bCs/>
          <w:kern w:val="0"/>
        </w:rPr>
        <w:t>Vue.js</w:t>
      </w:r>
      <w:r>
        <w:rPr>
          <w:bCs/>
          <w:kern w:val="0"/>
        </w:rPr>
        <w:t>框架开发用户友好的前端界面，支持教师动态添加、编辑、删除知识点及关联关系，并提供教学材料</w:t>
      </w:r>
      <w:r w:rsidR="009D044A">
        <w:rPr>
          <w:rFonts w:hint="eastAsia"/>
          <w:bCs/>
          <w:kern w:val="0"/>
        </w:rPr>
        <w:t>如</w:t>
      </w:r>
      <w:r>
        <w:rPr>
          <w:bCs/>
          <w:kern w:val="0"/>
        </w:rPr>
        <w:t>文本、链接、视频、习题等的上传与关联功能。要求界面简洁直观，操作流程符合用户体验设计原则。</w:t>
      </w:r>
    </w:p>
    <w:p w14:paraId="64F7B355" w14:textId="77777777" w:rsidR="00935F29" w:rsidRDefault="006C277A" w:rsidP="00235D72">
      <w:pPr>
        <w:snapToGrid w:val="0"/>
        <w:spacing w:line="360" w:lineRule="auto"/>
        <w:ind w:firstLineChars="200" w:firstLine="480"/>
        <w:rPr>
          <w:bCs/>
          <w:kern w:val="0"/>
        </w:rPr>
      </w:pPr>
      <w:r>
        <w:rPr>
          <w:rFonts w:hint="eastAsia"/>
          <w:bCs/>
          <w:kern w:val="0"/>
        </w:rPr>
        <w:t>三、后端服务与业务逻辑实现。采用</w:t>
      </w:r>
      <w:r>
        <w:rPr>
          <w:rFonts w:hint="eastAsia"/>
          <w:kern w:val="0"/>
        </w:rPr>
        <w:t xml:space="preserve">Node.js </w:t>
      </w:r>
      <w:r>
        <w:rPr>
          <w:rFonts w:hint="eastAsia"/>
          <w:kern w:val="0"/>
        </w:rPr>
        <w:t>和</w:t>
      </w:r>
      <w:r>
        <w:rPr>
          <w:rFonts w:hint="eastAsia"/>
          <w:kern w:val="0"/>
        </w:rPr>
        <w:t xml:space="preserve"> Express.js </w:t>
      </w:r>
      <w:r>
        <w:rPr>
          <w:rFonts w:hint="eastAsia"/>
          <w:kern w:val="0"/>
        </w:rPr>
        <w:t>框架</w:t>
      </w:r>
      <w:r>
        <w:rPr>
          <w:rFonts w:hint="eastAsia"/>
          <w:bCs/>
          <w:kern w:val="0"/>
        </w:rPr>
        <w:t>搭建高效、安全的后端服务，负责处理用户请求、数据校验、权限管理及业务逻辑执行。需保障数据传输安全性，并通过</w:t>
      </w:r>
      <w:r>
        <w:rPr>
          <w:rFonts w:hint="eastAsia"/>
          <w:bCs/>
          <w:kern w:val="0"/>
        </w:rPr>
        <w:t>RESTful API</w:t>
      </w:r>
      <w:r>
        <w:rPr>
          <w:rFonts w:hint="eastAsia"/>
          <w:bCs/>
          <w:kern w:val="0"/>
        </w:rPr>
        <w:t>为前端及第三方应用提供标准化接口。</w:t>
      </w:r>
    </w:p>
    <w:p w14:paraId="10F03040" w14:textId="77777777" w:rsidR="00935F29" w:rsidRDefault="006C277A" w:rsidP="00235D72">
      <w:pPr>
        <w:snapToGrid w:val="0"/>
        <w:spacing w:line="360" w:lineRule="auto"/>
        <w:ind w:firstLineChars="200" w:firstLine="480"/>
        <w:rPr>
          <w:bCs/>
          <w:kern w:val="0"/>
        </w:rPr>
      </w:pPr>
      <w:r>
        <w:rPr>
          <w:rFonts w:hint="eastAsia"/>
          <w:bCs/>
          <w:kern w:val="0"/>
        </w:rPr>
        <w:t>四、数据库设计与数据管理。</w:t>
      </w:r>
      <w:r>
        <w:rPr>
          <w:bCs/>
          <w:kern w:val="0"/>
        </w:rPr>
        <w:t>基于</w:t>
      </w:r>
      <w:r>
        <w:rPr>
          <w:bCs/>
          <w:kern w:val="0"/>
        </w:rPr>
        <w:t>MySQL</w:t>
      </w:r>
      <w:r>
        <w:rPr>
          <w:bCs/>
          <w:kern w:val="0"/>
        </w:rPr>
        <w:t>构建课程知识图谱的数据库模型，实现知识点、教学材料及其复杂关系的结构化存储。要求设计合理的数据表结构，优化查询效率，确保数据一致性和完整性。</w:t>
      </w:r>
    </w:p>
    <w:p w14:paraId="7E7E81D6" w14:textId="7C5E9904" w:rsidR="00935F29" w:rsidRDefault="006C277A" w:rsidP="00235D72">
      <w:pPr>
        <w:snapToGrid w:val="0"/>
        <w:spacing w:line="360" w:lineRule="auto"/>
        <w:ind w:firstLineChars="200" w:firstLine="480"/>
        <w:rPr>
          <w:bCs/>
          <w:kern w:val="0"/>
        </w:rPr>
      </w:pPr>
      <w:r>
        <w:rPr>
          <w:rFonts w:hint="eastAsia"/>
          <w:bCs/>
          <w:kern w:val="0"/>
        </w:rPr>
        <w:t>五、系统接口开发与外部集成。</w:t>
      </w:r>
      <w:r>
        <w:rPr>
          <w:bCs/>
          <w:kern w:val="0"/>
        </w:rPr>
        <w:t>提供开放的</w:t>
      </w:r>
      <w:r>
        <w:rPr>
          <w:bCs/>
          <w:kern w:val="0"/>
        </w:rPr>
        <w:t>RESTful API</w:t>
      </w:r>
      <w:r>
        <w:rPr>
          <w:bCs/>
          <w:kern w:val="0"/>
        </w:rPr>
        <w:t>接口，支持前后端分离架构，并允许外部应用</w:t>
      </w:r>
      <w:r w:rsidR="00246D11">
        <w:t>，</w:t>
      </w:r>
      <w:r>
        <w:rPr>
          <w:bCs/>
          <w:kern w:val="0"/>
        </w:rPr>
        <w:t>如在线学习平台通过标准化接口调用系统功能，实现数据共享与功能扩展。</w:t>
      </w:r>
    </w:p>
    <w:p w14:paraId="0FC9673A" w14:textId="4D20C473" w:rsidR="00935F29" w:rsidRDefault="006C277A" w:rsidP="00235D72">
      <w:pPr>
        <w:snapToGrid w:val="0"/>
        <w:spacing w:line="360" w:lineRule="auto"/>
        <w:ind w:firstLineChars="200" w:firstLine="480"/>
        <w:rPr>
          <w:bCs/>
          <w:kern w:val="0"/>
        </w:rPr>
      </w:pPr>
      <w:r>
        <w:rPr>
          <w:rFonts w:hint="eastAsia"/>
          <w:bCs/>
          <w:kern w:val="0"/>
        </w:rPr>
        <w:t>六、知识可视化工具集成。</w:t>
      </w:r>
      <w:r>
        <w:rPr>
          <w:bCs/>
          <w:kern w:val="0"/>
        </w:rPr>
        <w:t>集成思维导图</w:t>
      </w:r>
      <w:r w:rsidR="00246D11">
        <w:t>，</w:t>
      </w:r>
      <w:r>
        <w:rPr>
          <w:bCs/>
          <w:kern w:val="0"/>
        </w:rPr>
        <w:t>如</w:t>
      </w:r>
      <w:proofErr w:type="spellStart"/>
      <w:r w:rsidR="009076A7">
        <w:rPr>
          <w:bCs/>
          <w:kern w:val="0"/>
        </w:rPr>
        <w:t>js</w:t>
      </w:r>
      <w:r w:rsidR="009076A7">
        <w:rPr>
          <w:rFonts w:hint="eastAsia"/>
          <w:bCs/>
          <w:kern w:val="0"/>
        </w:rPr>
        <w:t>M</w:t>
      </w:r>
      <w:r w:rsidR="009076A7">
        <w:rPr>
          <w:bCs/>
          <w:kern w:val="0"/>
        </w:rPr>
        <w:t>ind</w:t>
      </w:r>
      <w:proofErr w:type="spellEnd"/>
      <w:r>
        <w:rPr>
          <w:bCs/>
          <w:kern w:val="0"/>
        </w:rPr>
        <w:t>或其他可视化工具，支持用户通过图形化界面</w:t>
      </w:r>
      <w:r w:rsidR="00246D11">
        <w:t>，</w:t>
      </w:r>
      <w:r>
        <w:rPr>
          <w:bCs/>
          <w:kern w:val="0"/>
        </w:rPr>
        <w:t>如树状图、网络图</w:t>
      </w:r>
      <w:r w:rsidR="00246D11">
        <w:t>，</w:t>
      </w:r>
      <w:r>
        <w:rPr>
          <w:bCs/>
          <w:kern w:val="0"/>
        </w:rPr>
        <w:t>动态浏览知识结构，增强课程内容的理解与学习效率。</w:t>
      </w:r>
    </w:p>
    <w:p w14:paraId="6F5E3AC5" w14:textId="77777777" w:rsidR="00935F29" w:rsidRDefault="006C277A">
      <w:pPr>
        <w:pStyle w:val="2"/>
        <w:snapToGrid w:val="0"/>
        <w:spacing w:beforeLines="100" w:before="240" w:beforeAutospacing="0" w:afterLines="50" w:after="120" w:afterAutospacing="0" w:line="360" w:lineRule="auto"/>
        <w:rPr>
          <w:rStyle w:val="2Char"/>
          <w:rFonts w:ascii="Times New Roman" w:hAnsi="Times New Roman"/>
          <w:sz w:val="28"/>
        </w:rPr>
      </w:pPr>
      <w:bookmarkStart w:id="12" w:name="_Toc200035224"/>
      <w:r>
        <w:rPr>
          <w:rStyle w:val="2Char"/>
          <w:rFonts w:ascii="Times New Roman" w:hAnsi="Times New Roman"/>
          <w:sz w:val="28"/>
        </w:rPr>
        <w:t>1.</w:t>
      </w:r>
      <w:r>
        <w:rPr>
          <w:rStyle w:val="2Char"/>
          <w:rFonts w:ascii="Times New Roman" w:hAnsi="Times New Roman" w:hint="eastAsia"/>
          <w:sz w:val="28"/>
        </w:rPr>
        <w:t xml:space="preserve">5 </w:t>
      </w:r>
      <w:r>
        <w:rPr>
          <w:rStyle w:val="2Char"/>
          <w:rFonts w:ascii="Times New Roman" w:hAnsi="Times New Roman" w:hint="eastAsia"/>
          <w:sz w:val="28"/>
        </w:rPr>
        <w:t>论文结构安排</w:t>
      </w:r>
      <w:bookmarkEnd w:id="12"/>
    </w:p>
    <w:p w14:paraId="2662AF84" w14:textId="77777777" w:rsidR="00935F29" w:rsidRDefault="006C277A" w:rsidP="00235D72">
      <w:pPr>
        <w:snapToGrid w:val="0"/>
        <w:spacing w:line="360" w:lineRule="auto"/>
        <w:ind w:firstLineChars="200" w:firstLine="480"/>
        <w:rPr>
          <w:bCs/>
          <w:kern w:val="0"/>
        </w:rPr>
      </w:pPr>
      <w:r>
        <w:rPr>
          <w:rFonts w:hint="eastAsia"/>
          <w:bCs/>
          <w:kern w:val="0"/>
        </w:rPr>
        <w:t>本文共分为五章，各章主要内容如下：</w:t>
      </w:r>
    </w:p>
    <w:p w14:paraId="5DF163EE" w14:textId="77777777" w:rsidR="00935F29" w:rsidRDefault="006C277A" w:rsidP="00235D72">
      <w:pPr>
        <w:snapToGrid w:val="0"/>
        <w:spacing w:line="360" w:lineRule="auto"/>
        <w:ind w:firstLineChars="200" w:firstLine="480"/>
        <w:rPr>
          <w:bCs/>
          <w:kern w:val="0"/>
        </w:rPr>
      </w:pPr>
      <w:r>
        <w:rPr>
          <w:rFonts w:hint="eastAsia"/>
          <w:bCs/>
          <w:kern w:val="0"/>
        </w:rPr>
        <w:t>第一章，总结了课程知识图谱系统的研究背景，国内外相关领域的研究及应用，课程知识图谱系统研究的实际意义，课题研究的主要任务和本文的组织结构。</w:t>
      </w:r>
    </w:p>
    <w:p w14:paraId="4ADD0C6D" w14:textId="77777777" w:rsidR="00935F29" w:rsidRDefault="006C277A" w:rsidP="00235D72">
      <w:pPr>
        <w:snapToGrid w:val="0"/>
        <w:spacing w:line="360" w:lineRule="auto"/>
        <w:ind w:firstLineChars="200" w:firstLine="480"/>
        <w:rPr>
          <w:bCs/>
          <w:kern w:val="0"/>
        </w:rPr>
      </w:pPr>
      <w:r>
        <w:rPr>
          <w:rFonts w:hint="eastAsia"/>
          <w:bCs/>
          <w:kern w:val="0"/>
        </w:rPr>
        <w:t>第二章，介绍了课程知识图谱系统的开发环境和使用技术。</w:t>
      </w:r>
    </w:p>
    <w:p w14:paraId="1FC8FF53" w14:textId="77777777" w:rsidR="00935F29" w:rsidRDefault="006C277A" w:rsidP="00235D72">
      <w:pPr>
        <w:snapToGrid w:val="0"/>
        <w:spacing w:line="360" w:lineRule="auto"/>
        <w:ind w:firstLineChars="200" w:firstLine="480"/>
        <w:rPr>
          <w:bCs/>
          <w:kern w:val="0"/>
        </w:rPr>
      </w:pPr>
      <w:r>
        <w:rPr>
          <w:rFonts w:hint="eastAsia"/>
          <w:bCs/>
          <w:kern w:val="0"/>
        </w:rPr>
        <w:t>第三章，介绍课程知识图谱系统的详细设计，功能组成、工作流程。</w:t>
      </w:r>
    </w:p>
    <w:p w14:paraId="23E9ABCF" w14:textId="77777777" w:rsidR="00935F29" w:rsidRDefault="006C277A" w:rsidP="00235D72">
      <w:pPr>
        <w:snapToGrid w:val="0"/>
        <w:spacing w:line="360" w:lineRule="auto"/>
        <w:ind w:firstLineChars="200" w:firstLine="480"/>
        <w:rPr>
          <w:bCs/>
          <w:kern w:val="0"/>
        </w:rPr>
      </w:pPr>
      <w:r>
        <w:rPr>
          <w:rFonts w:hint="eastAsia"/>
          <w:bCs/>
          <w:kern w:val="0"/>
        </w:rPr>
        <w:t>第四章，展现本课题系统的各功能的实现效果。</w:t>
      </w:r>
    </w:p>
    <w:p w14:paraId="6FFC54B8" w14:textId="77777777" w:rsidR="00935F29" w:rsidRDefault="006C277A" w:rsidP="00235D72">
      <w:pPr>
        <w:snapToGrid w:val="0"/>
        <w:spacing w:line="360" w:lineRule="auto"/>
        <w:ind w:firstLineChars="200" w:firstLine="480"/>
        <w:rPr>
          <w:bCs/>
          <w:kern w:val="0"/>
        </w:rPr>
      </w:pPr>
      <w:r>
        <w:rPr>
          <w:rFonts w:hint="eastAsia"/>
          <w:bCs/>
          <w:kern w:val="0"/>
        </w:rPr>
        <w:t>第五章，总结全文，提出系统存在的问题。</w:t>
      </w:r>
    </w:p>
    <w:p w14:paraId="7A973F58" w14:textId="77777777" w:rsidR="00935F29" w:rsidRDefault="006C277A">
      <w:pPr>
        <w:snapToGrid w:val="0"/>
        <w:spacing w:line="360" w:lineRule="auto"/>
        <w:jc w:val="center"/>
        <w:rPr>
          <w:rFonts w:eastAsia="黑体"/>
          <w:sz w:val="32"/>
          <w:szCs w:val="32"/>
        </w:rPr>
      </w:pPr>
      <w:r>
        <w:rPr>
          <w:rFonts w:ascii="宋体" w:hAnsi="宋体"/>
          <w:b/>
          <w:bCs/>
        </w:rPr>
        <w:br w:type="page"/>
      </w:r>
      <w:bookmarkStart w:id="13" w:name="_Toc149190044"/>
    </w:p>
    <w:p w14:paraId="17661845" w14:textId="77777777" w:rsidR="00935F29" w:rsidRDefault="00935F29">
      <w:pPr>
        <w:snapToGrid w:val="0"/>
        <w:spacing w:line="360" w:lineRule="auto"/>
        <w:jc w:val="center"/>
        <w:rPr>
          <w:rFonts w:eastAsia="黑体"/>
          <w:sz w:val="32"/>
          <w:szCs w:val="32"/>
        </w:rPr>
      </w:pPr>
    </w:p>
    <w:p w14:paraId="42BDC7F0" w14:textId="77777777" w:rsidR="00935F29" w:rsidRDefault="006C277A">
      <w:pPr>
        <w:pStyle w:val="1"/>
        <w:adjustRightInd w:val="0"/>
        <w:snapToGrid w:val="0"/>
        <w:spacing w:before="0" w:after="0" w:line="360" w:lineRule="auto"/>
        <w:ind w:left="0" w:firstLineChars="0" w:firstLine="0"/>
        <w:rPr>
          <w:rFonts w:hAnsi="黑体"/>
          <w:bCs w:val="0"/>
          <w:szCs w:val="32"/>
        </w:rPr>
      </w:pPr>
      <w:bookmarkStart w:id="14" w:name="_Toc200035225"/>
      <w:r>
        <w:rPr>
          <w:rFonts w:hAnsi="黑体"/>
          <w:bCs w:val="0"/>
          <w:szCs w:val="32"/>
        </w:rPr>
        <w:t>第</w:t>
      </w:r>
      <w:r>
        <w:rPr>
          <w:rFonts w:hAnsi="黑体" w:hint="eastAsia"/>
          <w:bCs w:val="0"/>
          <w:szCs w:val="32"/>
        </w:rPr>
        <w:t>2</w:t>
      </w:r>
      <w:r>
        <w:rPr>
          <w:rFonts w:hAnsi="黑体"/>
          <w:bCs w:val="0"/>
          <w:szCs w:val="32"/>
        </w:rPr>
        <w:t xml:space="preserve">章  </w:t>
      </w:r>
      <w:bookmarkEnd w:id="13"/>
      <w:r>
        <w:rPr>
          <w:rFonts w:hAnsi="黑体" w:hint="eastAsia"/>
          <w:bCs w:val="0"/>
          <w:szCs w:val="32"/>
        </w:rPr>
        <w:t>系统开发平台与技术</w:t>
      </w:r>
      <w:bookmarkEnd w:id="14"/>
    </w:p>
    <w:p w14:paraId="05AC16DC" w14:textId="77777777" w:rsidR="00935F29" w:rsidRDefault="00935F29">
      <w:pPr>
        <w:snapToGrid w:val="0"/>
        <w:spacing w:line="360" w:lineRule="auto"/>
        <w:jc w:val="center"/>
        <w:rPr>
          <w:rFonts w:eastAsia="黑体"/>
          <w:sz w:val="32"/>
          <w:szCs w:val="32"/>
        </w:rPr>
      </w:pPr>
      <w:bookmarkStart w:id="15" w:name="_Toc149190045"/>
    </w:p>
    <w:p w14:paraId="35F5B324" w14:textId="77777777" w:rsidR="00935F29" w:rsidRDefault="006C277A">
      <w:pPr>
        <w:pStyle w:val="2"/>
        <w:snapToGrid w:val="0"/>
        <w:spacing w:beforeLines="100" w:before="240" w:beforeAutospacing="0" w:afterLines="50" w:after="120" w:afterAutospacing="0" w:line="360" w:lineRule="auto"/>
        <w:rPr>
          <w:rStyle w:val="2Char"/>
          <w:rFonts w:ascii="Times New Roman" w:hAnsi="Times New Roman"/>
          <w:sz w:val="28"/>
        </w:rPr>
      </w:pPr>
      <w:bookmarkStart w:id="16" w:name="_Toc200035226"/>
      <w:r>
        <w:rPr>
          <w:rStyle w:val="2Char"/>
          <w:rFonts w:ascii="Times New Roman" w:hAnsi="Times New Roman"/>
          <w:sz w:val="28"/>
        </w:rPr>
        <w:t xml:space="preserve">2.1 </w:t>
      </w:r>
      <w:bookmarkEnd w:id="15"/>
      <w:r>
        <w:rPr>
          <w:rFonts w:ascii="Times New Roman" w:hAnsi="Times New Roman" w:hint="eastAsia"/>
          <w:b w:val="0"/>
          <w:bCs w:val="0"/>
        </w:rPr>
        <w:t>系统开发工具</w:t>
      </w:r>
      <w:bookmarkEnd w:id="16"/>
    </w:p>
    <w:p w14:paraId="2DE62EEA" w14:textId="77777777" w:rsidR="00935F29" w:rsidRDefault="006C277A">
      <w:pPr>
        <w:pStyle w:val="3"/>
        <w:snapToGrid w:val="0"/>
        <w:spacing w:beforeLines="100" w:before="240" w:beforeAutospacing="0" w:afterLines="50" w:after="120" w:afterAutospacing="0" w:line="360" w:lineRule="auto"/>
        <w:rPr>
          <w:b w:val="0"/>
          <w:bCs w:val="0"/>
        </w:rPr>
      </w:pPr>
      <w:bookmarkStart w:id="17" w:name="_Toc149190046"/>
      <w:bookmarkStart w:id="18" w:name="_Toc200035227"/>
      <w:r>
        <w:rPr>
          <w:b w:val="0"/>
          <w:bCs w:val="0"/>
        </w:rPr>
        <w:t>2.1.1</w:t>
      </w:r>
      <w:r>
        <w:rPr>
          <w:rFonts w:hint="eastAsia"/>
          <w:b w:val="0"/>
          <w:bCs w:val="0"/>
        </w:rPr>
        <w:t xml:space="preserve"> </w:t>
      </w:r>
      <w:bookmarkEnd w:id="17"/>
      <w:r>
        <w:rPr>
          <w:b w:val="0"/>
          <w:bCs w:val="0"/>
        </w:rPr>
        <w:t>Visual Studio Code</w:t>
      </w:r>
      <w:bookmarkEnd w:id="18"/>
    </w:p>
    <w:p w14:paraId="7A53ECED" w14:textId="6FB3B895" w:rsidR="00935F29" w:rsidRDefault="006C277A">
      <w:pPr>
        <w:snapToGrid w:val="0"/>
        <w:spacing w:line="360" w:lineRule="auto"/>
        <w:ind w:firstLineChars="200" w:firstLine="480"/>
        <w:rPr>
          <w:bCs/>
          <w:kern w:val="0"/>
        </w:rPr>
      </w:pPr>
      <w:r>
        <w:rPr>
          <w:kern w:val="0"/>
        </w:rPr>
        <w:t>Visual Studio Code</w:t>
      </w:r>
      <w:r>
        <w:rPr>
          <w:bCs/>
          <w:kern w:val="0"/>
        </w:rPr>
        <w:t>是本系统开发过程中采用的核心代码编辑器。作为微软推出的开源轻量级工具，其具备以下特性：</w:t>
      </w:r>
      <w:r>
        <w:rPr>
          <w:rFonts w:hint="eastAsia"/>
          <w:bCs/>
          <w:kern w:val="0"/>
        </w:rPr>
        <w:t>通过丰富的插件市场如</w:t>
      </w:r>
      <w:proofErr w:type="spellStart"/>
      <w:r>
        <w:rPr>
          <w:rFonts w:hint="eastAsia"/>
          <w:bCs/>
          <w:kern w:val="0"/>
        </w:rPr>
        <w:t>Vetur</w:t>
      </w:r>
      <w:proofErr w:type="spellEnd"/>
      <w:r>
        <w:rPr>
          <w:rFonts w:hint="eastAsia"/>
          <w:bCs/>
          <w:kern w:val="0"/>
        </w:rPr>
        <w:t>、</w:t>
      </w:r>
      <w:r>
        <w:rPr>
          <w:rFonts w:hint="eastAsia"/>
          <w:bCs/>
          <w:kern w:val="0"/>
        </w:rPr>
        <w:t>Spring Boot Tools</w:t>
      </w:r>
      <w:r>
        <w:rPr>
          <w:rFonts w:hint="eastAsia"/>
          <w:bCs/>
          <w:kern w:val="0"/>
        </w:rPr>
        <w:t>、</w:t>
      </w:r>
      <w:r>
        <w:rPr>
          <w:rFonts w:hint="eastAsia"/>
          <w:bCs/>
          <w:kern w:val="0"/>
        </w:rPr>
        <w:t>MySQL Client</w:t>
      </w:r>
      <w:r>
        <w:rPr>
          <w:rFonts w:hint="eastAsia"/>
          <w:bCs/>
          <w:kern w:val="0"/>
        </w:rPr>
        <w:t>等，可灵活支持前端</w:t>
      </w:r>
      <w:r w:rsidR="005856B9">
        <w:rPr>
          <w:rFonts w:hint="eastAsia"/>
          <w:bCs/>
          <w:kern w:val="0"/>
        </w:rPr>
        <w:t>(</w:t>
      </w:r>
      <w:r>
        <w:rPr>
          <w:rFonts w:hint="eastAsia"/>
          <w:bCs/>
          <w:kern w:val="0"/>
        </w:rPr>
        <w:t>Vue.js</w:t>
      </w:r>
      <w:r w:rsidR="005856B9">
        <w:rPr>
          <w:rFonts w:hint="eastAsia"/>
          <w:bCs/>
          <w:kern w:val="0"/>
        </w:rPr>
        <w:t>)</w:t>
      </w:r>
      <w:r>
        <w:rPr>
          <w:rFonts w:hint="eastAsia"/>
          <w:bCs/>
          <w:kern w:val="0"/>
        </w:rPr>
        <w:t>、后端</w:t>
      </w:r>
      <w:r w:rsidR="005856B9">
        <w:rPr>
          <w:rFonts w:hint="eastAsia"/>
          <w:bCs/>
          <w:kern w:val="0"/>
        </w:rPr>
        <w:t>(</w:t>
      </w:r>
      <w:r>
        <w:rPr>
          <w:rFonts w:hint="eastAsia"/>
          <w:bCs/>
          <w:kern w:val="0"/>
        </w:rPr>
        <w:t>Spring Boot</w:t>
      </w:r>
      <w:r w:rsidR="005856B9">
        <w:rPr>
          <w:rFonts w:hint="eastAsia"/>
          <w:bCs/>
          <w:kern w:val="0"/>
        </w:rPr>
        <w:t>)</w:t>
      </w:r>
      <w:r>
        <w:rPr>
          <w:rFonts w:hint="eastAsia"/>
          <w:bCs/>
          <w:kern w:val="0"/>
        </w:rPr>
        <w:t>及数据库</w:t>
      </w:r>
      <w:r w:rsidR="005856B9">
        <w:rPr>
          <w:rFonts w:hint="eastAsia"/>
          <w:bCs/>
          <w:kern w:val="0"/>
        </w:rPr>
        <w:t>(</w:t>
      </w:r>
      <w:r>
        <w:rPr>
          <w:rFonts w:hint="eastAsia"/>
          <w:bCs/>
          <w:kern w:val="0"/>
        </w:rPr>
        <w:t>MySQL</w:t>
      </w:r>
      <w:r w:rsidR="005856B9">
        <w:rPr>
          <w:rFonts w:hint="eastAsia"/>
          <w:bCs/>
          <w:kern w:val="0"/>
        </w:rPr>
        <w:t>)</w:t>
      </w:r>
      <w:r>
        <w:rPr>
          <w:rFonts w:hint="eastAsia"/>
          <w:bCs/>
          <w:kern w:val="0"/>
        </w:rPr>
        <w:t>的全栈开发需求；内置调试终端、</w:t>
      </w:r>
      <w:r>
        <w:rPr>
          <w:rFonts w:hint="eastAsia"/>
          <w:bCs/>
          <w:kern w:val="0"/>
        </w:rPr>
        <w:t>Git</w:t>
      </w:r>
      <w:r>
        <w:rPr>
          <w:rFonts w:hint="eastAsia"/>
          <w:bCs/>
          <w:kern w:val="0"/>
        </w:rPr>
        <w:t>版本控制、代码智能提示与语法高亮，显著提升编码效率；相较于传统</w:t>
      </w:r>
      <w:r>
        <w:rPr>
          <w:rFonts w:hint="eastAsia"/>
          <w:bCs/>
          <w:kern w:val="0"/>
        </w:rPr>
        <w:t>IDE</w:t>
      </w:r>
      <w:r>
        <w:rPr>
          <w:rFonts w:hint="eastAsia"/>
          <w:bCs/>
          <w:kern w:val="0"/>
        </w:rPr>
        <w:t>如</w:t>
      </w:r>
      <w:r>
        <w:rPr>
          <w:rFonts w:hint="eastAsia"/>
          <w:bCs/>
          <w:kern w:val="0"/>
        </w:rPr>
        <w:t>Eclipse</w:t>
      </w:r>
      <w:r>
        <w:rPr>
          <w:rFonts w:hint="eastAsia"/>
          <w:bCs/>
          <w:kern w:val="0"/>
        </w:rPr>
        <w:t>或</w:t>
      </w:r>
      <w:r>
        <w:rPr>
          <w:rFonts w:hint="eastAsia"/>
          <w:bCs/>
          <w:kern w:val="0"/>
        </w:rPr>
        <w:t>IntelliJ IDEA</w:t>
      </w:r>
      <w:r>
        <w:rPr>
          <w:rFonts w:hint="eastAsia"/>
          <w:bCs/>
          <w:kern w:val="0"/>
        </w:rPr>
        <w:t>，</w:t>
      </w:r>
      <w:r>
        <w:rPr>
          <w:rFonts w:hint="eastAsia"/>
          <w:bCs/>
          <w:kern w:val="0"/>
        </w:rPr>
        <w:t>VS Code</w:t>
      </w:r>
      <w:r>
        <w:rPr>
          <w:rFonts w:hint="eastAsia"/>
          <w:bCs/>
          <w:kern w:val="0"/>
        </w:rPr>
        <w:t>在资源占用与启动速度方面优势显著，适合快速迭代的中小型项目开发。</w:t>
      </w:r>
    </w:p>
    <w:p w14:paraId="07786A04" w14:textId="77777777" w:rsidR="00935F29" w:rsidRDefault="006C277A">
      <w:pPr>
        <w:adjustRightInd w:val="0"/>
        <w:snapToGrid w:val="0"/>
        <w:spacing w:beforeLines="50" w:before="120" w:afterLines="50" w:after="120" w:line="240" w:lineRule="auto"/>
        <w:jc w:val="center"/>
        <w:rPr>
          <w:color w:val="0000FF"/>
          <w:kern w:val="0"/>
        </w:rPr>
      </w:pPr>
      <w:r>
        <w:rPr>
          <w:noProof/>
          <w:color w:val="0000FF"/>
          <w:kern w:val="0"/>
        </w:rPr>
        <w:drawing>
          <wp:inline distT="0" distB="0" distL="0" distR="0" wp14:anchorId="2C0D6A58" wp14:editId="19B57DF3">
            <wp:extent cx="2095500" cy="2095500"/>
            <wp:effectExtent l="0" t="0" r="0" b="0"/>
            <wp:docPr id="579391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117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095500" cy="2095500"/>
                    </a:xfrm>
                    <a:prstGeom prst="rect">
                      <a:avLst/>
                    </a:prstGeom>
                    <a:noFill/>
                    <a:ln>
                      <a:noFill/>
                    </a:ln>
                  </pic:spPr>
                </pic:pic>
              </a:graphicData>
            </a:graphic>
          </wp:inline>
        </w:drawing>
      </w:r>
    </w:p>
    <w:p w14:paraId="43EBFD2F" w14:textId="77777777"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2-1  </w:t>
      </w:r>
      <w:r>
        <w:rPr>
          <w:b/>
          <w:bCs/>
          <w:kern w:val="0"/>
          <w:sz w:val="21"/>
          <w:szCs w:val="18"/>
        </w:rPr>
        <w:t xml:space="preserve">VS Code IDE </w:t>
      </w:r>
      <w:r>
        <w:rPr>
          <w:rFonts w:hint="eastAsia"/>
          <w:b/>
          <w:bCs/>
          <w:kern w:val="0"/>
          <w:sz w:val="21"/>
          <w:szCs w:val="18"/>
        </w:rPr>
        <w:t>图标</w:t>
      </w:r>
    </w:p>
    <w:p w14:paraId="6BD29F31" w14:textId="77777777" w:rsidR="00935F29" w:rsidRDefault="006C277A">
      <w:pPr>
        <w:adjustRightInd w:val="0"/>
        <w:snapToGrid w:val="0"/>
        <w:jc w:val="center"/>
        <w:rPr>
          <w:b/>
          <w:bCs/>
          <w:kern w:val="0"/>
          <w:sz w:val="21"/>
          <w:szCs w:val="18"/>
        </w:rPr>
      </w:pPr>
      <w:r>
        <w:rPr>
          <w:b/>
          <w:bCs/>
          <w:kern w:val="0"/>
          <w:sz w:val="21"/>
          <w:szCs w:val="18"/>
        </w:rPr>
        <w:t>Figure 2-</w:t>
      </w:r>
      <w:proofErr w:type="gramStart"/>
      <w:r>
        <w:rPr>
          <w:b/>
          <w:bCs/>
          <w:kern w:val="0"/>
          <w:sz w:val="21"/>
          <w:szCs w:val="18"/>
        </w:rPr>
        <w:t xml:space="preserve">1 </w:t>
      </w:r>
      <w:r>
        <w:rPr>
          <w:rFonts w:hint="eastAsia"/>
          <w:b/>
          <w:bCs/>
          <w:kern w:val="0"/>
          <w:sz w:val="21"/>
          <w:szCs w:val="18"/>
        </w:rPr>
        <w:t xml:space="preserve"> </w:t>
      </w:r>
      <w:r>
        <w:rPr>
          <w:b/>
          <w:bCs/>
          <w:kern w:val="0"/>
          <w:sz w:val="21"/>
          <w:szCs w:val="18"/>
        </w:rPr>
        <w:t>VS</w:t>
      </w:r>
      <w:proofErr w:type="gramEnd"/>
      <w:r>
        <w:rPr>
          <w:b/>
          <w:bCs/>
          <w:kern w:val="0"/>
          <w:sz w:val="21"/>
          <w:szCs w:val="18"/>
        </w:rPr>
        <w:t xml:space="preserve"> Code IDE icon</w:t>
      </w:r>
    </w:p>
    <w:p w14:paraId="0CD547FF" w14:textId="77777777" w:rsidR="00935F29" w:rsidRDefault="00935F29">
      <w:pPr>
        <w:adjustRightInd w:val="0"/>
        <w:snapToGrid w:val="0"/>
        <w:jc w:val="center"/>
        <w:rPr>
          <w:b/>
          <w:bCs/>
          <w:kern w:val="0"/>
          <w:sz w:val="21"/>
          <w:szCs w:val="18"/>
        </w:rPr>
      </w:pPr>
    </w:p>
    <w:p w14:paraId="0EE0D78E" w14:textId="77777777" w:rsidR="00935F29" w:rsidRDefault="006C277A">
      <w:pPr>
        <w:snapToGrid w:val="0"/>
        <w:spacing w:line="360" w:lineRule="auto"/>
        <w:ind w:firstLineChars="200" w:firstLine="480"/>
        <w:rPr>
          <w:kern w:val="0"/>
        </w:rPr>
      </w:pPr>
      <w:r>
        <w:rPr>
          <w:kern w:val="0"/>
        </w:rPr>
        <w:t>在本系统中，</w:t>
      </w:r>
      <w:r>
        <w:rPr>
          <w:kern w:val="0"/>
        </w:rPr>
        <w:t>VS Code</w:t>
      </w:r>
      <w:r>
        <w:rPr>
          <w:kern w:val="0"/>
        </w:rPr>
        <w:t>的生态为技术实现提供了关键支持：</w:t>
      </w:r>
      <w:r>
        <w:rPr>
          <w:rFonts w:hint="eastAsia"/>
          <w:kern w:val="0"/>
        </w:rPr>
        <w:t>Node.js</w:t>
      </w:r>
      <w:r>
        <w:rPr>
          <w:rFonts w:hint="eastAsia"/>
          <w:kern w:val="0"/>
        </w:rPr>
        <w:t>与</w:t>
      </w:r>
      <w:r>
        <w:rPr>
          <w:rFonts w:hint="eastAsia"/>
          <w:kern w:val="0"/>
        </w:rPr>
        <w:t>Express.js</w:t>
      </w:r>
      <w:r>
        <w:rPr>
          <w:rFonts w:hint="eastAsia"/>
          <w:kern w:val="0"/>
        </w:rPr>
        <w:t>框架是本系统后端服务的核心技术栈。在</w:t>
      </w:r>
      <w:r>
        <w:rPr>
          <w:rFonts w:hint="eastAsia"/>
          <w:kern w:val="0"/>
        </w:rPr>
        <w:t xml:space="preserve"> 2019 </w:t>
      </w:r>
      <w:r>
        <w:rPr>
          <w:rFonts w:hint="eastAsia"/>
          <w:kern w:val="0"/>
        </w:rPr>
        <w:t>年</w:t>
      </w:r>
      <w:r>
        <w:rPr>
          <w:rFonts w:hint="eastAsia"/>
          <w:kern w:val="0"/>
        </w:rPr>
        <w:t xml:space="preserve">Stack Overflow </w:t>
      </w:r>
      <w:r>
        <w:rPr>
          <w:rFonts w:hint="eastAsia"/>
          <w:kern w:val="0"/>
        </w:rPr>
        <w:t>组织的开发者调查中，</w:t>
      </w:r>
      <w:r>
        <w:rPr>
          <w:rFonts w:hint="eastAsia"/>
          <w:kern w:val="0"/>
        </w:rPr>
        <w:t>Visual Studio Code</w:t>
      </w:r>
      <w:r>
        <w:rPr>
          <w:rFonts w:hint="eastAsia"/>
          <w:kern w:val="0"/>
        </w:rPr>
        <w:t>被认定为是最受开发者欢迎的开发环境。</w:t>
      </w:r>
    </w:p>
    <w:p w14:paraId="33F2F719" w14:textId="77777777" w:rsidR="00935F29" w:rsidRDefault="006C277A">
      <w:pPr>
        <w:pStyle w:val="3"/>
        <w:snapToGrid w:val="0"/>
        <w:spacing w:beforeLines="100" w:before="240" w:beforeAutospacing="0" w:afterLines="50" w:after="120" w:afterAutospacing="0" w:line="360" w:lineRule="auto"/>
        <w:rPr>
          <w:b w:val="0"/>
          <w:bCs w:val="0"/>
        </w:rPr>
      </w:pPr>
      <w:bookmarkStart w:id="19" w:name="_Toc200035228"/>
      <w:r>
        <w:rPr>
          <w:b w:val="0"/>
          <w:bCs w:val="0"/>
        </w:rPr>
        <w:t>2.1.</w:t>
      </w:r>
      <w:r>
        <w:rPr>
          <w:rFonts w:hint="eastAsia"/>
          <w:b w:val="0"/>
          <w:bCs w:val="0"/>
        </w:rPr>
        <w:t xml:space="preserve">2 </w:t>
      </w:r>
      <w:proofErr w:type="spellStart"/>
      <w:r>
        <w:rPr>
          <w:b w:val="0"/>
          <w:bCs w:val="0"/>
        </w:rPr>
        <w:t>DBeaver</w:t>
      </w:r>
      <w:bookmarkEnd w:id="19"/>
      <w:proofErr w:type="spellEnd"/>
    </w:p>
    <w:p w14:paraId="66FF3682" w14:textId="77777777" w:rsidR="00935F29" w:rsidRDefault="006C277A" w:rsidP="00235D72">
      <w:pPr>
        <w:snapToGrid w:val="0"/>
        <w:spacing w:line="360" w:lineRule="auto"/>
        <w:ind w:firstLineChars="200" w:firstLine="480"/>
        <w:rPr>
          <w:kern w:val="0"/>
        </w:rPr>
      </w:pPr>
      <w:proofErr w:type="spellStart"/>
      <w:r>
        <w:rPr>
          <w:kern w:val="0"/>
        </w:rPr>
        <w:t>DBeaver</w:t>
      </w:r>
      <w:proofErr w:type="spellEnd"/>
      <w:r>
        <w:rPr>
          <w:kern w:val="0"/>
        </w:rPr>
        <w:t>是本系统数据库设计与运维过程中采用的核心管理工具。作为一款开源、跨平台的通用数据库客户端，其具备以下特性与项目适配性</w:t>
      </w:r>
      <w:r>
        <w:rPr>
          <w:rFonts w:hint="eastAsia"/>
          <w:kern w:val="0"/>
        </w:rPr>
        <w:t>：提供表结构设计、数据增</w:t>
      </w:r>
      <w:r>
        <w:rPr>
          <w:rFonts w:hint="eastAsia"/>
          <w:kern w:val="0"/>
        </w:rPr>
        <w:lastRenderedPageBreak/>
        <w:t>删改查、</w:t>
      </w:r>
      <w:r>
        <w:rPr>
          <w:rFonts w:hint="eastAsia"/>
          <w:kern w:val="0"/>
        </w:rPr>
        <w:t>SQL</w:t>
      </w:r>
      <w:r>
        <w:rPr>
          <w:rFonts w:hint="eastAsia"/>
          <w:kern w:val="0"/>
        </w:rPr>
        <w:t>脚本编辑与执行的图形化界面，降低数据库操作门槛，提升开发效率；支持</w:t>
      </w:r>
      <w:r>
        <w:rPr>
          <w:rFonts w:hint="eastAsia"/>
          <w:kern w:val="0"/>
        </w:rPr>
        <w:t>Windows</w:t>
      </w:r>
      <w:r>
        <w:rPr>
          <w:rFonts w:hint="eastAsia"/>
          <w:kern w:val="0"/>
        </w:rPr>
        <w:t>、</w:t>
      </w:r>
      <w:r>
        <w:rPr>
          <w:rFonts w:hint="eastAsia"/>
          <w:kern w:val="0"/>
        </w:rPr>
        <w:t>macOS</w:t>
      </w:r>
      <w:r>
        <w:rPr>
          <w:rFonts w:hint="eastAsia"/>
          <w:kern w:val="0"/>
        </w:rPr>
        <w:t>及</w:t>
      </w:r>
      <w:r>
        <w:rPr>
          <w:rFonts w:hint="eastAsia"/>
          <w:kern w:val="0"/>
        </w:rPr>
        <w:t>Linux</w:t>
      </w:r>
      <w:r>
        <w:rPr>
          <w:rFonts w:hint="eastAsia"/>
          <w:kern w:val="0"/>
        </w:rPr>
        <w:t>系统，适配团队协作中的异构开发环境；</w:t>
      </w:r>
      <w:r>
        <w:rPr>
          <w:kern w:val="0"/>
        </w:rPr>
        <w:t>支持</w:t>
      </w:r>
      <w:r>
        <w:rPr>
          <w:kern w:val="0"/>
        </w:rPr>
        <w:t>CSV</w:t>
      </w:r>
      <w:r>
        <w:rPr>
          <w:kern w:val="0"/>
        </w:rPr>
        <w:t>、</w:t>
      </w:r>
      <w:r>
        <w:rPr>
          <w:kern w:val="0"/>
        </w:rPr>
        <w:t>Excel</w:t>
      </w:r>
      <w:r>
        <w:rPr>
          <w:kern w:val="0"/>
        </w:rPr>
        <w:t>等格式的数据迁移，便于教学资源的批量处理</w:t>
      </w:r>
      <w:r>
        <w:rPr>
          <w:rFonts w:hint="eastAsia"/>
          <w:kern w:val="0"/>
        </w:rPr>
        <w:t>。</w:t>
      </w:r>
    </w:p>
    <w:p w14:paraId="7B0C55AC"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62AD8DCB" wp14:editId="37259FA1">
            <wp:extent cx="2311400" cy="2311400"/>
            <wp:effectExtent l="0" t="0" r="0" b="0"/>
            <wp:docPr id="16672404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0444" name="图片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311400" cy="2311400"/>
                    </a:xfrm>
                    <a:prstGeom prst="rect">
                      <a:avLst/>
                    </a:prstGeom>
                    <a:noFill/>
                    <a:ln>
                      <a:noFill/>
                    </a:ln>
                  </pic:spPr>
                </pic:pic>
              </a:graphicData>
            </a:graphic>
          </wp:inline>
        </w:drawing>
      </w:r>
    </w:p>
    <w:p w14:paraId="233FA5E4" w14:textId="77777777"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2-2  </w:t>
      </w:r>
      <w:proofErr w:type="spellStart"/>
      <w:r>
        <w:rPr>
          <w:b/>
          <w:bCs/>
          <w:kern w:val="0"/>
          <w:sz w:val="21"/>
          <w:szCs w:val="18"/>
        </w:rPr>
        <w:t>DBeaver</w:t>
      </w:r>
      <w:proofErr w:type="spellEnd"/>
      <w:r>
        <w:rPr>
          <w:b/>
          <w:bCs/>
          <w:kern w:val="0"/>
          <w:sz w:val="21"/>
          <w:szCs w:val="18"/>
        </w:rPr>
        <w:t xml:space="preserve"> </w:t>
      </w:r>
      <w:r>
        <w:rPr>
          <w:rFonts w:hint="eastAsia"/>
          <w:b/>
          <w:bCs/>
          <w:kern w:val="0"/>
          <w:sz w:val="21"/>
          <w:szCs w:val="18"/>
        </w:rPr>
        <w:t>图标</w:t>
      </w:r>
    </w:p>
    <w:p w14:paraId="5B590562" w14:textId="77777777" w:rsidR="00935F29" w:rsidRDefault="006C277A">
      <w:pPr>
        <w:adjustRightInd w:val="0"/>
        <w:snapToGrid w:val="0"/>
        <w:jc w:val="center"/>
        <w:rPr>
          <w:b/>
          <w:bCs/>
          <w:kern w:val="0"/>
          <w:sz w:val="21"/>
          <w:szCs w:val="18"/>
        </w:rPr>
      </w:pPr>
      <w:r>
        <w:rPr>
          <w:b/>
          <w:bCs/>
          <w:kern w:val="0"/>
          <w:sz w:val="21"/>
          <w:szCs w:val="18"/>
        </w:rPr>
        <w:t>Figure 2-</w:t>
      </w:r>
      <w:proofErr w:type="gramStart"/>
      <w:r>
        <w:rPr>
          <w:rFonts w:hint="eastAsia"/>
          <w:b/>
          <w:bCs/>
          <w:kern w:val="0"/>
          <w:sz w:val="21"/>
          <w:szCs w:val="18"/>
        </w:rPr>
        <w:t xml:space="preserve">2  </w:t>
      </w:r>
      <w:proofErr w:type="spellStart"/>
      <w:r>
        <w:rPr>
          <w:b/>
          <w:bCs/>
          <w:kern w:val="0"/>
          <w:sz w:val="21"/>
          <w:szCs w:val="18"/>
        </w:rPr>
        <w:t>DBeaver</w:t>
      </w:r>
      <w:proofErr w:type="spellEnd"/>
      <w:proofErr w:type="gramEnd"/>
      <w:r>
        <w:rPr>
          <w:rFonts w:hint="eastAsia"/>
          <w:b/>
          <w:bCs/>
          <w:kern w:val="0"/>
          <w:sz w:val="21"/>
          <w:szCs w:val="18"/>
        </w:rPr>
        <w:t xml:space="preserve"> </w:t>
      </w:r>
      <w:r>
        <w:rPr>
          <w:b/>
          <w:bCs/>
          <w:kern w:val="0"/>
          <w:sz w:val="21"/>
          <w:szCs w:val="18"/>
        </w:rPr>
        <w:t>icon</w:t>
      </w:r>
    </w:p>
    <w:p w14:paraId="4F557BCC" w14:textId="77777777" w:rsidR="00935F29" w:rsidRDefault="00935F29">
      <w:pPr>
        <w:adjustRightInd w:val="0"/>
        <w:snapToGrid w:val="0"/>
        <w:jc w:val="center"/>
        <w:rPr>
          <w:b/>
          <w:bCs/>
          <w:kern w:val="0"/>
          <w:sz w:val="21"/>
          <w:szCs w:val="18"/>
        </w:rPr>
      </w:pPr>
    </w:p>
    <w:p w14:paraId="1029D95D" w14:textId="77777777" w:rsidR="00935F29" w:rsidRDefault="006C277A" w:rsidP="00235D72">
      <w:pPr>
        <w:snapToGrid w:val="0"/>
        <w:spacing w:line="360" w:lineRule="auto"/>
        <w:ind w:firstLineChars="200" w:firstLine="480"/>
        <w:rPr>
          <w:kern w:val="0"/>
        </w:rPr>
      </w:pPr>
      <w:proofErr w:type="spellStart"/>
      <w:r>
        <w:rPr>
          <w:rFonts w:hint="eastAsia"/>
          <w:kern w:val="0"/>
        </w:rPr>
        <w:t>DBeaver</w:t>
      </w:r>
      <w:proofErr w:type="spellEnd"/>
      <w:r>
        <w:rPr>
          <w:rFonts w:hint="eastAsia"/>
          <w:kern w:val="0"/>
        </w:rPr>
        <w:t>的官方文档中明确强调其“企业级数据库工具”定位，其稳定性已被</w:t>
      </w:r>
      <w:r>
        <w:rPr>
          <w:rFonts w:hint="eastAsia"/>
          <w:kern w:val="0"/>
        </w:rPr>
        <w:t>GitHub</w:t>
      </w:r>
      <w:r>
        <w:rPr>
          <w:rFonts w:hint="eastAsia"/>
          <w:kern w:val="0"/>
        </w:rPr>
        <w:t>、</w:t>
      </w:r>
      <w:r>
        <w:rPr>
          <w:rFonts w:hint="eastAsia"/>
          <w:kern w:val="0"/>
        </w:rPr>
        <w:t>Apache</w:t>
      </w:r>
      <w:r>
        <w:rPr>
          <w:rFonts w:hint="eastAsia"/>
          <w:kern w:val="0"/>
        </w:rPr>
        <w:t>等开源项目验证。在本系统中，其通过</w:t>
      </w:r>
      <w:proofErr w:type="spellStart"/>
      <w:r>
        <w:rPr>
          <w:rFonts w:hint="eastAsia"/>
          <w:kern w:val="0"/>
        </w:rPr>
        <w:t>mysql</w:t>
      </w:r>
      <w:proofErr w:type="spellEnd"/>
      <w:r>
        <w:rPr>
          <w:rFonts w:hint="eastAsia"/>
          <w:kern w:val="0"/>
        </w:rPr>
        <w:t>驱动连接</w:t>
      </w:r>
      <w:r>
        <w:rPr>
          <w:rFonts w:hint="eastAsia"/>
          <w:kern w:val="0"/>
        </w:rPr>
        <w:t>Node.js</w:t>
      </w:r>
      <w:r>
        <w:rPr>
          <w:rFonts w:hint="eastAsia"/>
          <w:kern w:val="0"/>
        </w:rPr>
        <w:t>后端及</w:t>
      </w:r>
      <w:r>
        <w:rPr>
          <w:rFonts w:hint="eastAsia"/>
          <w:kern w:val="0"/>
        </w:rPr>
        <w:t>MySQL</w:t>
      </w:r>
      <w:r>
        <w:rPr>
          <w:rFonts w:hint="eastAsia"/>
          <w:kern w:val="0"/>
        </w:rPr>
        <w:t>数据库的协同工作流，体现了全栈技术工具链的高效整合。</w:t>
      </w:r>
    </w:p>
    <w:p w14:paraId="6DB37F43" w14:textId="77777777" w:rsidR="00935F29" w:rsidRDefault="006C277A">
      <w:pPr>
        <w:pStyle w:val="2"/>
        <w:snapToGrid w:val="0"/>
        <w:spacing w:beforeLines="100" w:before="240" w:beforeAutospacing="0" w:afterLines="50" w:after="120" w:afterAutospacing="0" w:line="360" w:lineRule="auto"/>
        <w:rPr>
          <w:rFonts w:ascii="Times New Roman" w:hAnsi="Times New Roman"/>
          <w:b w:val="0"/>
          <w:bCs w:val="0"/>
        </w:rPr>
      </w:pPr>
      <w:bookmarkStart w:id="20" w:name="_Toc200035229"/>
      <w:r>
        <w:rPr>
          <w:rStyle w:val="2Char"/>
          <w:rFonts w:ascii="Times New Roman" w:hAnsi="Times New Roman"/>
          <w:sz w:val="28"/>
        </w:rPr>
        <w:t>2.</w:t>
      </w:r>
      <w:r>
        <w:rPr>
          <w:rStyle w:val="2Char"/>
          <w:rFonts w:ascii="Times New Roman" w:hAnsi="Times New Roman" w:hint="eastAsia"/>
          <w:sz w:val="28"/>
        </w:rPr>
        <w:t>2</w:t>
      </w:r>
      <w:r>
        <w:rPr>
          <w:rStyle w:val="2Char"/>
          <w:rFonts w:ascii="Times New Roman" w:hAnsi="Times New Roman"/>
          <w:sz w:val="28"/>
        </w:rPr>
        <w:t xml:space="preserve"> </w:t>
      </w:r>
      <w:r>
        <w:rPr>
          <w:rFonts w:ascii="Times New Roman" w:hAnsi="Times New Roman" w:hint="eastAsia"/>
          <w:b w:val="0"/>
          <w:bCs w:val="0"/>
        </w:rPr>
        <w:t>系统开发技术</w:t>
      </w:r>
      <w:bookmarkEnd w:id="20"/>
      <w:r>
        <w:rPr>
          <w:rStyle w:val="2Char"/>
          <w:rFonts w:ascii="Times New Roman" w:hAnsi="Times New Roman" w:hint="eastAsia"/>
          <w:sz w:val="28"/>
        </w:rPr>
        <w:t xml:space="preserve"> </w:t>
      </w:r>
    </w:p>
    <w:p w14:paraId="1A262933" w14:textId="77777777" w:rsidR="00935F29" w:rsidRDefault="006C277A">
      <w:pPr>
        <w:pStyle w:val="3"/>
        <w:snapToGrid w:val="0"/>
        <w:spacing w:beforeLines="100" w:before="240" w:beforeAutospacing="0" w:afterLines="50" w:after="120" w:afterAutospacing="0" w:line="360" w:lineRule="auto"/>
        <w:rPr>
          <w:b w:val="0"/>
          <w:bCs w:val="0"/>
        </w:rPr>
      </w:pPr>
      <w:bookmarkStart w:id="21" w:name="_Toc200035230"/>
      <w:r>
        <w:rPr>
          <w:b w:val="0"/>
          <w:bCs w:val="0"/>
        </w:rPr>
        <w:t>2.</w:t>
      </w:r>
      <w:r>
        <w:rPr>
          <w:rFonts w:hint="eastAsia"/>
          <w:b w:val="0"/>
          <w:bCs w:val="0"/>
        </w:rPr>
        <w:t xml:space="preserve">2.1 </w:t>
      </w:r>
      <w:r>
        <w:rPr>
          <w:b w:val="0"/>
          <w:bCs w:val="0"/>
        </w:rPr>
        <w:t>Vue</w:t>
      </w:r>
      <w:bookmarkEnd w:id="21"/>
    </w:p>
    <w:p w14:paraId="4331D039" w14:textId="7D1D4677" w:rsidR="00935F29" w:rsidRDefault="006C277A" w:rsidP="00235D72">
      <w:pPr>
        <w:snapToGrid w:val="0"/>
        <w:spacing w:line="360" w:lineRule="auto"/>
        <w:ind w:firstLineChars="200" w:firstLine="480"/>
        <w:rPr>
          <w:kern w:val="0"/>
        </w:rPr>
      </w:pPr>
      <w:r>
        <w:rPr>
          <w:kern w:val="0"/>
        </w:rPr>
        <w:t>Vue</w:t>
      </w:r>
      <w:r>
        <w:rPr>
          <w:kern w:val="0"/>
          <w:vertAlign w:val="superscript"/>
        </w:rPr>
        <w:t>[</w:t>
      </w:r>
      <w:r>
        <w:rPr>
          <w:rFonts w:hint="eastAsia"/>
          <w:kern w:val="0"/>
          <w:vertAlign w:val="superscript"/>
        </w:rPr>
        <w:t>21</w:t>
      </w:r>
      <w:r>
        <w:rPr>
          <w:kern w:val="0"/>
          <w:vertAlign w:val="superscript"/>
        </w:rPr>
        <w:t>]</w:t>
      </w:r>
      <w:r>
        <w:rPr>
          <w:rFonts w:hint="eastAsia"/>
          <w:kern w:val="0"/>
        </w:rPr>
        <w:t>是一套用于构建前端页面的渐进式框架</w:t>
      </w:r>
      <w:r w:rsidR="00246D11">
        <w:t>，</w:t>
      </w:r>
      <w:r>
        <w:rPr>
          <w:rFonts w:hint="eastAsia"/>
          <w:kern w:val="0"/>
        </w:rPr>
        <w:t>是本系统前端开发的核心框架，其轻量级、响应式设计及组件化特性为课程知识图谱系统的动态交互与可视化界面实现提供了技术支撑。与</w:t>
      </w:r>
      <w:r>
        <w:rPr>
          <w:rFonts w:hint="eastAsia"/>
          <w:kern w:val="0"/>
        </w:rPr>
        <w:t xml:space="preserve"> React</w:t>
      </w:r>
      <w:r>
        <w:rPr>
          <w:rFonts w:hint="eastAsia"/>
          <w:kern w:val="0"/>
        </w:rPr>
        <w:t>、</w:t>
      </w:r>
      <w:r>
        <w:rPr>
          <w:rFonts w:hint="eastAsia"/>
          <w:kern w:val="0"/>
        </w:rPr>
        <w:t xml:space="preserve">Angular </w:t>
      </w:r>
      <w:r>
        <w:rPr>
          <w:rFonts w:hint="eastAsia"/>
          <w:kern w:val="0"/>
        </w:rPr>
        <w:t>等主流</w:t>
      </w:r>
      <w:r>
        <w:rPr>
          <w:rFonts w:hint="eastAsia"/>
          <w:kern w:val="0"/>
        </w:rPr>
        <w:t xml:space="preserve">MVVM </w:t>
      </w:r>
      <w:r>
        <w:rPr>
          <w:rFonts w:hint="eastAsia"/>
          <w:kern w:val="0"/>
        </w:rPr>
        <w:t>前端框架不同的是，</w:t>
      </w:r>
      <w:r>
        <w:rPr>
          <w:rFonts w:hint="eastAsia"/>
          <w:kern w:val="0"/>
        </w:rPr>
        <w:t xml:space="preserve">Vue </w:t>
      </w:r>
      <w:r>
        <w:rPr>
          <w:rFonts w:hint="eastAsia"/>
          <w:kern w:val="0"/>
        </w:rPr>
        <w:t>被设计成可以从底部向上到各阶层应用。</w:t>
      </w:r>
      <w:r>
        <w:rPr>
          <w:rFonts w:hint="eastAsia"/>
          <w:kern w:val="0"/>
        </w:rPr>
        <w:t xml:space="preserve">Vue </w:t>
      </w:r>
      <w:r>
        <w:rPr>
          <w:rFonts w:hint="eastAsia"/>
          <w:kern w:val="0"/>
        </w:rPr>
        <w:t>的核心库只关注画层，容易学习，容易与第三方库和现有的项目合并。另外，</w:t>
      </w:r>
      <w:r>
        <w:rPr>
          <w:rFonts w:hint="eastAsia"/>
          <w:kern w:val="0"/>
        </w:rPr>
        <w:t>Vue</w:t>
      </w:r>
      <w:r>
        <w:rPr>
          <w:rFonts w:hint="eastAsia"/>
          <w:kern w:val="0"/>
        </w:rPr>
        <w:t>还可以利用现代工具链和各种支持类库，为复杂的单页应用提供驱动。</w:t>
      </w:r>
    </w:p>
    <w:p w14:paraId="19360F43"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lastRenderedPageBreak/>
        <w:drawing>
          <wp:inline distT="0" distB="0" distL="0" distR="0" wp14:anchorId="3969B922" wp14:editId="27F0186E">
            <wp:extent cx="2294255" cy="2095500"/>
            <wp:effectExtent l="0" t="0" r="0" b="0"/>
            <wp:docPr id="21431191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19144" name="图片 5"/>
                    <pic:cNvPicPr>
                      <a:picLocks noChangeAspect="1" noChangeArrowheads="1"/>
                    </pic:cNvPicPr>
                  </pic:nvPicPr>
                  <pic:blipFill>
                    <a:blip r:embed="rId26">
                      <a:extLst>
                        <a:ext uri="{28A0092B-C50C-407E-A947-70E740481C1C}">
                          <a14:useLocalDpi xmlns:a14="http://schemas.microsoft.com/office/drawing/2010/main" val="0"/>
                        </a:ext>
                      </a:extLst>
                    </a:blip>
                    <a:srcRect l="27272" t="18802" r="28049" b="19967"/>
                    <a:stretch>
                      <a:fillRect/>
                    </a:stretch>
                  </pic:blipFill>
                  <pic:spPr>
                    <a:xfrm>
                      <a:off x="0" y="0"/>
                      <a:ext cx="2303435" cy="2103385"/>
                    </a:xfrm>
                    <a:prstGeom prst="rect">
                      <a:avLst/>
                    </a:prstGeom>
                    <a:noFill/>
                    <a:ln>
                      <a:noFill/>
                    </a:ln>
                  </pic:spPr>
                </pic:pic>
              </a:graphicData>
            </a:graphic>
          </wp:inline>
        </w:drawing>
      </w:r>
    </w:p>
    <w:p w14:paraId="49F43D54" w14:textId="77777777"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2-3  </w:t>
      </w:r>
      <w:r>
        <w:rPr>
          <w:b/>
          <w:bCs/>
          <w:kern w:val="0"/>
          <w:sz w:val="21"/>
          <w:szCs w:val="18"/>
        </w:rPr>
        <w:t xml:space="preserve">Vue.js </w:t>
      </w:r>
      <w:r>
        <w:rPr>
          <w:rFonts w:hint="eastAsia"/>
          <w:b/>
          <w:bCs/>
          <w:kern w:val="0"/>
          <w:sz w:val="21"/>
          <w:szCs w:val="18"/>
        </w:rPr>
        <w:t>图标</w:t>
      </w:r>
    </w:p>
    <w:p w14:paraId="43033584" w14:textId="77777777" w:rsidR="00935F29" w:rsidRDefault="006C277A">
      <w:pPr>
        <w:adjustRightInd w:val="0"/>
        <w:snapToGrid w:val="0"/>
        <w:jc w:val="center"/>
        <w:rPr>
          <w:b/>
          <w:bCs/>
          <w:kern w:val="0"/>
          <w:sz w:val="21"/>
          <w:szCs w:val="18"/>
        </w:rPr>
      </w:pPr>
      <w:r>
        <w:rPr>
          <w:b/>
          <w:bCs/>
          <w:kern w:val="0"/>
          <w:sz w:val="21"/>
          <w:szCs w:val="18"/>
        </w:rPr>
        <w:t>Figure 2-</w:t>
      </w:r>
      <w:proofErr w:type="gramStart"/>
      <w:r>
        <w:rPr>
          <w:rFonts w:hint="eastAsia"/>
          <w:b/>
          <w:bCs/>
          <w:kern w:val="0"/>
          <w:sz w:val="21"/>
          <w:szCs w:val="18"/>
        </w:rPr>
        <w:t xml:space="preserve">3  </w:t>
      </w:r>
      <w:r>
        <w:rPr>
          <w:b/>
          <w:bCs/>
          <w:kern w:val="0"/>
          <w:sz w:val="21"/>
          <w:szCs w:val="18"/>
        </w:rPr>
        <w:t>Vue.js</w:t>
      </w:r>
      <w:proofErr w:type="gramEnd"/>
      <w:r>
        <w:rPr>
          <w:rFonts w:hint="eastAsia"/>
          <w:b/>
          <w:bCs/>
          <w:kern w:val="0"/>
          <w:sz w:val="21"/>
          <w:szCs w:val="18"/>
        </w:rPr>
        <w:t xml:space="preserve"> </w:t>
      </w:r>
      <w:r>
        <w:rPr>
          <w:b/>
          <w:bCs/>
          <w:kern w:val="0"/>
          <w:sz w:val="21"/>
          <w:szCs w:val="18"/>
        </w:rPr>
        <w:t>icon</w:t>
      </w:r>
    </w:p>
    <w:p w14:paraId="19D2D8DB" w14:textId="77777777" w:rsidR="00935F29" w:rsidRDefault="00935F29">
      <w:pPr>
        <w:adjustRightInd w:val="0"/>
        <w:snapToGrid w:val="0"/>
        <w:jc w:val="center"/>
        <w:rPr>
          <w:b/>
          <w:bCs/>
          <w:kern w:val="0"/>
          <w:sz w:val="21"/>
          <w:szCs w:val="18"/>
        </w:rPr>
      </w:pPr>
    </w:p>
    <w:p w14:paraId="0CF0D02E" w14:textId="328E5CD2" w:rsidR="00935F29" w:rsidRDefault="006C277A" w:rsidP="00235D72">
      <w:pPr>
        <w:snapToGrid w:val="0"/>
        <w:spacing w:line="360" w:lineRule="auto"/>
        <w:ind w:firstLineChars="200" w:firstLine="480"/>
      </w:pPr>
      <w:r>
        <w:rPr>
          <w:rFonts w:hint="eastAsia"/>
        </w:rPr>
        <w:t>通过双向数据绑定机制</w:t>
      </w:r>
      <w:r w:rsidR="007F36EF">
        <w:rPr>
          <w:rFonts w:hint="eastAsia"/>
        </w:rPr>
        <w:t>(</w:t>
      </w:r>
      <w:r>
        <w:rPr>
          <w:rFonts w:hint="eastAsia"/>
        </w:rPr>
        <w:t>v-model</w:t>
      </w:r>
      <w:r>
        <w:rPr>
          <w:rFonts w:hint="eastAsia"/>
        </w:rPr>
        <w:t>指令</w:t>
      </w:r>
      <w:r w:rsidR="007F36EF">
        <w:rPr>
          <w:rFonts w:hint="eastAsia"/>
        </w:rPr>
        <w:t>)</w:t>
      </w:r>
      <w:r>
        <w:rPr>
          <w:rFonts w:hint="eastAsia"/>
        </w:rPr>
        <w:t>实现视图与数据的实时同步，简化知识点编辑、关系更新等功能的开发复杂度；将知识点卡片、资源上传表单、可视化面板等模块封装为可复用组件</w:t>
      </w:r>
      <w:r w:rsidR="007F36EF">
        <w:rPr>
          <w:rFonts w:hint="eastAsia"/>
        </w:rPr>
        <w:t>(</w:t>
      </w:r>
      <w:r>
        <w:rPr>
          <w:rFonts w:hint="eastAsia"/>
        </w:rPr>
        <w:t>.</w:t>
      </w:r>
      <w:proofErr w:type="spellStart"/>
      <w:r>
        <w:rPr>
          <w:rFonts w:hint="eastAsia"/>
        </w:rPr>
        <w:t>vue</w:t>
      </w:r>
      <w:proofErr w:type="spellEnd"/>
      <w:r>
        <w:rPr>
          <w:rFonts w:hint="eastAsia"/>
        </w:rPr>
        <w:t>文件</w:t>
      </w:r>
      <w:r w:rsidR="007F36EF">
        <w:rPr>
          <w:rFonts w:hint="eastAsia"/>
        </w:rPr>
        <w:t>）</w:t>
      </w:r>
      <w:r>
        <w:rPr>
          <w:rFonts w:hint="eastAsia"/>
        </w:rPr>
        <w:t>，提升代码可维护性与协作效率。</w:t>
      </w:r>
    </w:p>
    <w:p w14:paraId="0D6F3813"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40E60DF3" wp14:editId="54B202E3">
            <wp:extent cx="4813300" cy="2406650"/>
            <wp:effectExtent l="0" t="0" r="6350" b="0"/>
            <wp:docPr id="17369560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56053" name="图片 6"/>
                    <pic:cNvPicPr>
                      <a:picLocks noChangeAspect="1" noChangeArrowheads="1"/>
                    </pic:cNvPicPr>
                  </pic:nvPicPr>
                  <pic:blipFill>
                    <a:blip r:embed="rId27">
                      <a:extLst>
                        <a:ext uri="{28A0092B-C50C-407E-A947-70E740481C1C}">
                          <a14:useLocalDpi xmlns:a14="http://schemas.microsoft.com/office/drawing/2010/main" val="0"/>
                        </a:ext>
                      </a:extLst>
                    </a:blip>
                    <a:srcRect l="1774" t="2709" r="1108" b="6041"/>
                    <a:stretch>
                      <a:fillRect/>
                    </a:stretch>
                  </pic:blipFill>
                  <pic:spPr>
                    <a:xfrm>
                      <a:off x="0" y="0"/>
                      <a:ext cx="4813300" cy="2406650"/>
                    </a:xfrm>
                    <a:prstGeom prst="rect">
                      <a:avLst/>
                    </a:prstGeom>
                    <a:noFill/>
                    <a:ln>
                      <a:noFill/>
                    </a:ln>
                  </pic:spPr>
                </pic:pic>
              </a:graphicData>
            </a:graphic>
          </wp:inline>
        </w:drawing>
      </w:r>
    </w:p>
    <w:p w14:paraId="7EC6EFB0" w14:textId="77777777"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2-4  </w:t>
      </w:r>
      <w:proofErr w:type="spellStart"/>
      <w:r>
        <w:rPr>
          <w:b/>
          <w:bCs/>
          <w:kern w:val="0"/>
          <w:sz w:val="21"/>
          <w:szCs w:val="18"/>
        </w:rPr>
        <w:t>vue</w:t>
      </w:r>
      <w:proofErr w:type="spellEnd"/>
      <w:r>
        <w:rPr>
          <w:b/>
          <w:bCs/>
          <w:kern w:val="0"/>
          <w:sz w:val="21"/>
          <w:szCs w:val="18"/>
        </w:rPr>
        <w:t>的</w:t>
      </w:r>
      <w:proofErr w:type="spellStart"/>
      <w:r>
        <w:rPr>
          <w:b/>
          <w:bCs/>
          <w:kern w:val="0"/>
          <w:sz w:val="21"/>
          <w:szCs w:val="18"/>
        </w:rPr>
        <w:t>mvvm</w:t>
      </w:r>
      <w:proofErr w:type="spellEnd"/>
      <w:r>
        <w:rPr>
          <w:b/>
          <w:bCs/>
          <w:kern w:val="0"/>
          <w:sz w:val="21"/>
          <w:szCs w:val="18"/>
        </w:rPr>
        <w:t>模型和生命周期函数</w:t>
      </w:r>
    </w:p>
    <w:p w14:paraId="1596E01C" w14:textId="77777777" w:rsidR="00935F29" w:rsidRDefault="006C277A">
      <w:pPr>
        <w:adjustRightInd w:val="0"/>
        <w:snapToGrid w:val="0"/>
        <w:jc w:val="center"/>
        <w:rPr>
          <w:b/>
          <w:bCs/>
          <w:kern w:val="0"/>
          <w:sz w:val="21"/>
          <w:szCs w:val="18"/>
        </w:rPr>
      </w:pPr>
      <w:r>
        <w:rPr>
          <w:b/>
          <w:bCs/>
          <w:kern w:val="0"/>
          <w:sz w:val="21"/>
          <w:szCs w:val="18"/>
        </w:rPr>
        <w:t>Figure 2-</w:t>
      </w:r>
      <w:proofErr w:type="gramStart"/>
      <w:r>
        <w:rPr>
          <w:b/>
          <w:bCs/>
          <w:kern w:val="0"/>
          <w:sz w:val="21"/>
          <w:szCs w:val="18"/>
        </w:rPr>
        <w:t xml:space="preserve">4 </w:t>
      </w:r>
      <w:r>
        <w:rPr>
          <w:rFonts w:hint="eastAsia"/>
          <w:b/>
          <w:bCs/>
          <w:kern w:val="0"/>
          <w:sz w:val="21"/>
          <w:szCs w:val="18"/>
        </w:rPr>
        <w:t xml:space="preserve"> </w:t>
      </w:r>
      <w:r>
        <w:rPr>
          <w:b/>
          <w:bCs/>
          <w:kern w:val="0"/>
          <w:sz w:val="21"/>
          <w:szCs w:val="18"/>
        </w:rPr>
        <w:t>MVVM</w:t>
      </w:r>
      <w:proofErr w:type="gramEnd"/>
      <w:r>
        <w:rPr>
          <w:b/>
          <w:bCs/>
          <w:kern w:val="0"/>
          <w:sz w:val="21"/>
          <w:szCs w:val="18"/>
        </w:rPr>
        <w:t xml:space="preserve"> Model and Lifecycle Function of Vue</w:t>
      </w:r>
    </w:p>
    <w:p w14:paraId="55788702" w14:textId="77777777" w:rsidR="00935F29" w:rsidRDefault="00935F29">
      <w:pPr>
        <w:adjustRightInd w:val="0"/>
        <w:snapToGrid w:val="0"/>
        <w:jc w:val="center"/>
        <w:rPr>
          <w:b/>
          <w:bCs/>
          <w:kern w:val="0"/>
          <w:sz w:val="21"/>
          <w:szCs w:val="18"/>
        </w:rPr>
      </w:pPr>
    </w:p>
    <w:p w14:paraId="690DF571" w14:textId="77777777" w:rsidR="00935F29" w:rsidRDefault="006C277A" w:rsidP="00235D72">
      <w:pPr>
        <w:snapToGrid w:val="0"/>
        <w:spacing w:line="360" w:lineRule="auto"/>
        <w:ind w:firstLineChars="200" w:firstLine="480"/>
      </w:pPr>
      <w:r>
        <w:t>Vue.js</w:t>
      </w:r>
      <w:r>
        <w:t>的官方文档明确指出其</w:t>
      </w:r>
      <w:r>
        <w:t>“</w:t>
      </w:r>
      <w:r>
        <w:t>渐进式框架</w:t>
      </w:r>
      <w:r>
        <w:t>”</w:t>
      </w:r>
      <w:r>
        <w:t>定位，已被阿里巴巴、</w:t>
      </w:r>
      <w:r>
        <w:t>GitLab</w:t>
      </w:r>
      <w:r>
        <w:t>等企业应用于生产环境。在本系统中，其与</w:t>
      </w:r>
      <w:r>
        <w:t>Node.js</w:t>
      </w:r>
      <w:r>
        <w:t>后端、</w:t>
      </w:r>
      <w:r>
        <w:t>MySQL</w:t>
      </w:r>
      <w:r>
        <w:t>数据库及</w:t>
      </w:r>
      <w:proofErr w:type="spellStart"/>
      <w:r>
        <w:t>DBeaver</w:t>
      </w:r>
      <w:proofErr w:type="spellEnd"/>
      <w:r>
        <w:t>管理工具的技术协同性，验证了全栈技术选型的合理性。</w:t>
      </w:r>
    </w:p>
    <w:p w14:paraId="137E8EBF" w14:textId="77777777" w:rsidR="00935F29" w:rsidRDefault="006C277A">
      <w:pPr>
        <w:pStyle w:val="3"/>
        <w:snapToGrid w:val="0"/>
        <w:spacing w:beforeLines="100" w:before="240" w:beforeAutospacing="0" w:afterLines="50" w:after="120" w:afterAutospacing="0" w:line="360" w:lineRule="auto"/>
        <w:rPr>
          <w:b w:val="0"/>
          <w:bCs w:val="0"/>
        </w:rPr>
      </w:pPr>
      <w:bookmarkStart w:id="22" w:name="_Toc200035231"/>
      <w:r>
        <w:rPr>
          <w:b w:val="0"/>
          <w:bCs w:val="0"/>
        </w:rPr>
        <w:t>2.</w:t>
      </w:r>
      <w:r>
        <w:rPr>
          <w:rFonts w:hint="eastAsia"/>
          <w:b w:val="0"/>
          <w:bCs w:val="0"/>
        </w:rPr>
        <w:t xml:space="preserve">2.2 </w:t>
      </w:r>
      <w:r>
        <w:rPr>
          <w:b w:val="0"/>
          <w:bCs w:val="0"/>
        </w:rPr>
        <w:t>Element Plus</w:t>
      </w:r>
      <w:bookmarkEnd w:id="22"/>
    </w:p>
    <w:p w14:paraId="41590571" w14:textId="77777777" w:rsidR="00935F29" w:rsidRDefault="006C277A" w:rsidP="00235D72">
      <w:pPr>
        <w:snapToGrid w:val="0"/>
        <w:spacing w:line="360" w:lineRule="auto"/>
        <w:ind w:firstLineChars="200" w:firstLine="480"/>
      </w:pPr>
      <w:r>
        <w:rPr>
          <w:rFonts w:hint="eastAsia"/>
        </w:rPr>
        <w:t xml:space="preserve">Element Plus </w:t>
      </w:r>
      <w:r>
        <w:rPr>
          <w:rFonts w:hint="eastAsia"/>
        </w:rPr>
        <w:t>是一套基于</w:t>
      </w:r>
      <w:r>
        <w:rPr>
          <w:rFonts w:hint="eastAsia"/>
        </w:rPr>
        <w:t xml:space="preserve"> Vue 3 </w:t>
      </w:r>
      <w:r>
        <w:rPr>
          <w:rFonts w:hint="eastAsia"/>
        </w:rPr>
        <w:t>的开源</w:t>
      </w:r>
      <w:r>
        <w:rPr>
          <w:rFonts w:hint="eastAsia"/>
        </w:rPr>
        <w:t xml:space="preserve"> UI </w:t>
      </w:r>
      <w:r>
        <w:rPr>
          <w:rFonts w:hint="eastAsia"/>
        </w:rPr>
        <w:t>组件库，由饿了么团队开发。它继承了</w:t>
      </w:r>
      <w:r>
        <w:rPr>
          <w:rFonts w:hint="eastAsia"/>
        </w:rPr>
        <w:t xml:space="preserve"> Element UI </w:t>
      </w:r>
      <w:r>
        <w:rPr>
          <w:rFonts w:hint="eastAsia"/>
        </w:rPr>
        <w:t>的设计理念，并针对</w:t>
      </w:r>
      <w:r>
        <w:rPr>
          <w:rFonts w:hint="eastAsia"/>
        </w:rPr>
        <w:t xml:space="preserve"> Vue 3 </w:t>
      </w:r>
      <w:r>
        <w:rPr>
          <w:rFonts w:hint="eastAsia"/>
        </w:rPr>
        <w:t>的特性进行了优化，</w:t>
      </w:r>
      <w:r>
        <w:t>其丰富的预制组件与高度</w:t>
      </w:r>
      <w:r>
        <w:lastRenderedPageBreak/>
        <w:t>可定制性为课程知识图谱系统的界面设计与交互实现提供了高效解决方案</w:t>
      </w:r>
      <w:r>
        <w:rPr>
          <w:rFonts w:hint="eastAsia"/>
        </w:rPr>
        <w:t>，帮助开发者快速构建现代化的</w:t>
      </w:r>
      <w:r>
        <w:rPr>
          <w:rFonts w:hint="eastAsia"/>
        </w:rPr>
        <w:t xml:space="preserve"> Web </w:t>
      </w:r>
      <w:r>
        <w:rPr>
          <w:rFonts w:hint="eastAsia"/>
        </w:rPr>
        <w:t>应用程序。</w:t>
      </w:r>
    </w:p>
    <w:p w14:paraId="0C2A4073"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4C258F9D" wp14:editId="58034902">
            <wp:extent cx="3232150" cy="1400810"/>
            <wp:effectExtent l="0" t="0" r="0" b="0"/>
            <wp:docPr id="13969474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47466" name="图片 7"/>
                    <pic:cNvPicPr>
                      <a:picLocks noChangeAspect="1" noChangeArrowheads="1"/>
                    </pic:cNvPicPr>
                  </pic:nvPicPr>
                  <pic:blipFill>
                    <a:blip r:embed="rId28" cstate="print">
                      <a:extLst>
                        <a:ext uri="{28A0092B-C50C-407E-A947-70E740481C1C}">
                          <a14:useLocalDpi xmlns:a14="http://schemas.microsoft.com/office/drawing/2010/main" val="0"/>
                        </a:ext>
                      </a:extLst>
                    </a:blip>
                    <a:srcRect l="24889" t="13313"/>
                    <a:stretch>
                      <a:fillRect/>
                    </a:stretch>
                  </pic:blipFill>
                  <pic:spPr>
                    <a:xfrm>
                      <a:off x="0" y="0"/>
                      <a:ext cx="3254610" cy="1410652"/>
                    </a:xfrm>
                    <a:prstGeom prst="rect">
                      <a:avLst/>
                    </a:prstGeom>
                    <a:noFill/>
                    <a:ln>
                      <a:noFill/>
                    </a:ln>
                  </pic:spPr>
                </pic:pic>
              </a:graphicData>
            </a:graphic>
          </wp:inline>
        </w:drawing>
      </w:r>
    </w:p>
    <w:p w14:paraId="4BF73373" w14:textId="77777777"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2-5  </w:t>
      </w:r>
      <w:r>
        <w:rPr>
          <w:b/>
          <w:bCs/>
          <w:kern w:val="0"/>
          <w:sz w:val="21"/>
          <w:szCs w:val="18"/>
        </w:rPr>
        <w:t xml:space="preserve">Element Plus </w:t>
      </w:r>
      <w:r>
        <w:rPr>
          <w:rFonts w:hint="eastAsia"/>
          <w:b/>
          <w:bCs/>
          <w:kern w:val="0"/>
          <w:sz w:val="21"/>
          <w:szCs w:val="18"/>
        </w:rPr>
        <w:t>图标</w:t>
      </w:r>
    </w:p>
    <w:p w14:paraId="230F58BB" w14:textId="77777777" w:rsidR="00935F29" w:rsidRDefault="006C277A">
      <w:pPr>
        <w:adjustRightInd w:val="0"/>
        <w:snapToGrid w:val="0"/>
        <w:jc w:val="center"/>
        <w:rPr>
          <w:b/>
          <w:bCs/>
          <w:kern w:val="0"/>
          <w:sz w:val="21"/>
          <w:szCs w:val="18"/>
        </w:rPr>
      </w:pPr>
      <w:r>
        <w:rPr>
          <w:b/>
          <w:bCs/>
          <w:kern w:val="0"/>
          <w:sz w:val="21"/>
          <w:szCs w:val="18"/>
        </w:rPr>
        <w:t>Figure 2-</w:t>
      </w:r>
      <w:proofErr w:type="gramStart"/>
      <w:r>
        <w:rPr>
          <w:rFonts w:hint="eastAsia"/>
          <w:b/>
          <w:bCs/>
          <w:kern w:val="0"/>
          <w:sz w:val="21"/>
          <w:szCs w:val="18"/>
        </w:rPr>
        <w:t xml:space="preserve">5  </w:t>
      </w:r>
      <w:r>
        <w:rPr>
          <w:b/>
          <w:bCs/>
          <w:kern w:val="0"/>
          <w:sz w:val="21"/>
          <w:szCs w:val="18"/>
        </w:rPr>
        <w:t>Element</w:t>
      </w:r>
      <w:proofErr w:type="gramEnd"/>
      <w:r>
        <w:rPr>
          <w:b/>
          <w:bCs/>
          <w:kern w:val="0"/>
          <w:sz w:val="21"/>
          <w:szCs w:val="18"/>
        </w:rPr>
        <w:t xml:space="preserve"> Plus</w:t>
      </w:r>
      <w:r>
        <w:rPr>
          <w:rFonts w:hint="eastAsia"/>
          <w:b/>
          <w:bCs/>
          <w:kern w:val="0"/>
          <w:sz w:val="21"/>
          <w:szCs w:val="18"/>
        </w:rPr>
        <w:t xml:space="preserve"> </w:t>
      </w:r>
      <w:r>
        <w:rPr>
          <w:b/>
          <w:bCs/>
          <w:kern w:val="0"/>
          <w:sz w:val="21"/>
          <w:szCs w:val="18"/>
        </w:rPr>
        <w:t>icon</w:t>
      </w:r>
    </w:p>
    <w:p w14:paraId="7E59F4FA" w14:textId="77777777" w:rsidR="00935F29" w:rsidRDefault="00935F29">
      <w:pPr>
        <w:adjustRightInd w:val="0"/>
        <w:snapToGrid w:val="0"/>
        <w:jc w:val="center"/>
        <w:rPr>
          <w:b/>
          <w:bCs/>
          <w:kern w:val="0"/>
          <w:sz w:val="21"/>
          <w:szCs w:val="18"/>
        </w:rPr>
      </w:pPr>
    </w:p>
    <w:p w14:paraId="21CB30F6" w14:textId="77777777" w:rsidR="00935F29" w:rsidRDefault="006C277A" w:rsidP="00235D72">
      <w:pPr>
        <w:snapToGrid w:val="0"/>
        <w:spacing w:line="360" w:lineRule="auto"/>
        <w:ind w:firstLineChars="200" w:firstLine="480"/>
      </w:pPr>
      <w:r>
        <w:t xml:space="preserve">Element Plus </w:t>
      </w:r>
      <w:r>
        <w:t>是</w:t>
      </w:r>
      <w:r>
        <w:t xml:space="preserve"> Vue 3 </w:t>
      </w:r>
      <w:r>
        <w:t>生态中最受欢迎的组件库之一</w:t>
      </w:r>
      <w:r>
        <w:rPr>
          <w:rFonts w:hint="eastAsia"/>
        </w:rPr>
        <w:t>，</w:t>
      </w:r>
      <w:r>
        <w:t>被阿里云、腾讯文档等</w:t>
      </w:r>
      <w:r>
        <w:rPr>
          <w:rFonts w:hint="eastAsia"/>
        </w:rPr>
        <w:t>众多</w:t>
      </w:r>
      <w:r>
        <w:t>大型项目采用</w:t>
      </w:r>
      <w:r>
        <w:rPr>
          <w:rFonts w:hint="eastAsia"/>
        </w:rPr>
        <w:t>，</w:t>
      </w:r>
      <w:r>
        <w:t>其</w:t>
      </w:r>
      <w:r>
        <w:t>GitHub</w:t>
      </w:r>
      <w:r>
        <w:t>仓库</w:t>
      </w:r>
      <w:r>
        <w:t>Star</w:t>
      </w:r>
      <w:r>
        <w:t>数超</w:t>
      </w:r>
      <w:r>
        <w:t>20k</w:t>
      </w:r>
      <w:r>
        <w:t>与持续更新日志证明了其技术生命力。</w:t>
      </w:r>
    </w:p>
    <w:p w14:paraId="184ACF63" w14:textId="77777777" w:rsidR="00935F29" w:rsidRDefault="006C277A">
      <w:pPr>
        <w:pStyle w:val="3"/>
        <w:snapToGrid w:val="0"/>
        <w:spacing w:beforeLines="100" w:before="240" w:beforeAutospacing="0" w:afterLines="50" w:after="120" w:afterAutospacing="0" w:line="360" w:lineRule="auto"/>
        <w:rPr>
          <w:b w:val="0"/>
          <w:bCs w:val="0"/>
        </w:rPr>
      </w:pPr>
      <w:bookmarkStart w:id="23" w:name="_Toc200035232"/>
      <w:r>
        <w:rPr>
          <w:b w:val="0"/>
          <w:bCs w:val="0"/>
        </w:rPr>
        <w:t>2.</w:t>
      </w:r>
      <w:r>
        <w:rPr>
          <w:rFonts w:hint="eastAsia"/>
          <w:b w:val="0"/>
          <w:bCs w:val="0"/>
        </w:rPr>
        <w:t xml:space="preserve">2.3 </w:t>
      </w:r>
      <w:proofErr w:type="spellStart"/>
      <w:r>
        <w:rPr>
          <w:b w:val="0"/>
          <w:bCs w:val="0"/>
        </w:rPr>
        <w:t>jsMind</w:t>
      </w:r>
      <w:bookmarkEnd w:id="23"/>
      <w:proofErr w:type="spellEnd"/>
    </w:p>
    <w:p w14:paraId="372759BA" w14:textId="1A8BA721" w:rsidR="00935F29" w:rsidRDefault="006C277A" w:rsidP="00235D72">
      <w:pPr>
        <w:snapToGrid w:val="0"/>
        <w:spacing w:line="360" w:lineRule="auto"/>
        <w:ind w:firstLineChars="200" w:firstLine="480"/>
      </w:pPr>
      <w:proofErr w:type="spellStart"/>
      <w:r>
        <w:rPr>
          <w:rFonts w:hint="eastAsia"/>
        </w:rPr>
        <w:t>jsMind</w:t>
      </w:r>
      <w:proofErr w:type="spellEnd"/>
      <w:r>
        <w:rPr>
          <w:rFonts w:hint="eastAsia"/>
        </w:rPr>
        <w:t xml:space="preserve"> </w:t>
      </w:r>
      <w:r>
        <w:rPr>
          <w:rFonts w:hint="eastAsia"/>
        </w:rPr>
        <w:t>是一款基于</w:t>
      </w:r>
      <w:r>
        <w:rPr>
          <w:rFonts w:hint="eastAsia"/>
        </w:rPr>
        <w:t xml:space="preserve"> JavaScript </w:t>
      </w:r>
      <w:r>
        <w:rPr>
          <w:rFonts w:hint="eastAsia"/>
        </w:rPr>
        <w:t>开发的开源思维导图工具，</w:t>
      </w:r>
      <w:r>
        <w:t>是一个显示</w:t>
      </w:r>
      <w:r>
        <w:t>/</w:t>
      </w:r>
      <w:r>
        <w:t>编辑思维导图的纯</w:t>
      </w:r>
      <w:r>
        <w:t xml:space="preserve"> </w:t>
      </w:r>
      <w:proofErr w:type="spellStart"/>
      <w:r>
        <w:rPr>
          <w:rFonts w:hint="eastAsia"/>
        </w:rPr>
        <w:t>J</w:t>
      </w:r>
      <w:r>
        <w:t>avascript</w:t>
      </w:r>
      <w:proofErr w:type="spellEnd"/>
      <w:r>
        <w:t xml:space="preserve"> </w:t>
      </w:r>
      <w:r>
        <w:t>类库，其基于</w:t>
      </w:r>
      <w:r>
        <w:t xml:space="preserve"> html5</w:t>
      </w:r>
      <w:r>
        <w:rPr>
          <w:rFonts w:hint="eastAsia"/>
        </w:rPr>
        <w:t xml:space="preserve"> </w:t>
      </w:r>
      <w:r>
        <w:t xml:space="preserve">canvas </w:t>
      </w:r>
      <w:r>
        <w:t>和</w:t>
      </w:r>
      <w:r>
        <w:t xml:space="preserve"> </w:t>
      </w:r>
      <w:proofErr w:type="spellStart"/>
      <w:r>
        <w:t>svg</w:t>
      </w:r>
      <w:proofErr w:type="spellEnd"/>
      <w:r>
        <w:t xml:space="preserve"> </w:t>
      </w:r>
      <w:r>
        <w:t>进行设计</w:t>
      </w:r>
      <w:r>
        <w:rPr>
          <w:rFonts w:hint="eastAsia"/>
        </w:rPr>
        <w:t>，支持在网页端动态创建、编辑和展示思维导图。其核心目标是为开发者提供一个轻量级、高性能的思维导图解决方案，适用于知识管理、项目规划、教育展示等多种场景。</w:t>
      </w:r>
    </w:p>
    <w:p w14:paraId="33055B1D"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1114BCCD" wp14:editId="639BCD9A">
            <wp:extent cx="4641850" cy="2850515"/>
            <wp:effectExtent l="0" t="0" r="6350" b="6985"/>
            <wp:docPr id="776101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01895"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685834" cy="2877994"/>
                    </a:xfrm>
                    <a:prstGeom prst="rect">
                      <a:avLst/>
                    </a:prstGeom>
                    <a:noFill/>
                    <a:ln>
                      <a:noFill/>
                    </a:ln>
                  </pic:spPr>
                </pic:pic>
              </a:graphicData>
            </a:graphic>
          </wp:inline>
        </w:drawing>
      </w:r>
    </w:p>
    <w:p w14:paraId="6F85354F" w14:textId="77777777"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2-6  </w:t>
      </w:r>
      <w:proofErr w:type="spellStart"/>
      <w:r>
        <w:rPr>
          <w:b/>
          <w:bCs/>
          <w:kern w:val="0"/>
          <w:sz w:val="21"/>
          <w:szCs w:val="18"/>
        </w:rPr>
        <w:t>jsMind</w:t>
      </w:r>
      <w:proofErr w:type="spellEnd"/>
      <w:r>
        <w:rPr>
          <w:b/>
          <w:bCs/>
          <w:kern w:val="0"/>
          <w:sz w:val="21"/>
          <w:szCs w:val="18"/>
        </w:rPr>
        <w:t xml:space="preserve"> </w:t>
      </w:r>
      <w:r>
        <w:rPr>
          <w:b/>
          <w:bCs/>
          <w:kern w:val="0"/>
          <w:sz w:val="21"/>
          <w:szCs w:val="18"/>
        </w:rPr>
        <w:t>的效果图示例</w:t>
      </w:r>
    </w:p>
    <w:p w14:paraId="588A3EFB" w14:textId="77777777" w:rsidR="00935F29" w:rsidRDefault="006C277A">
      <w:pPr>
        <w:adjustRightInd w:val="0"/>
        <w:snapToGrid w:val="0"/>
        <w:jc w:val="center"/>
        <w:rPr>
          <w:b/>
          <w:bCs/>
          <w:kern w:val="0"/>
          <w:sz w:val="21"/>
          <w:szCs w:val="18"/>
        </w:rPr>
      </w:pPr>
      <w:r>
        <w:rPr>
          <w:b/>
          <w:bCs/>
          <w:kern w:val="0"/>
          <w:sz w:val="21"/>
          <w:szCs w:val="18"/>
        </w:rPr>
        <w:t>Figure 2-</w:t>
      </w:r>
      <w:proofErr w:type="gramStart"/>
      <w:r>
        <w:rPr>
          <w:b/>
          <w:bCs/>
          <w:kern w:val="0"/>
          <w:sz w:val="21"/>
          <w:szCs w:val="18"/>
        </w:rPr>
        <w:t xml:space="preserve">6 </w:t>
      </w:r>
      <w:r>
        <w:rPr>
          <w:rFonts w:hint="eastAsia"/>
          <w:b/>
          <w:bCs/>
          <w:kern w:val="0"/>
          <w:sz w:val="21"/>
          <w:szCs w:val="18"/>
        </w:rPr>
        <w:t xml:space="preserve"> </w:t>
      </w:r>
      <w:r>
        <w:rPr>
          <w:b/>
          <w:bCs/>
          <w:kern w:val="0"/>
          <w:sz w:val="21"/>
          <w:szCs w:val="18"/>
        </w:rPr>
        <w:t>Example</w:t>
      </w:r>
      <w:proofErr w:type="gramEnd"/>
      <w:r>
        <w:rPr>
          <w:b/>
          <w:bCs/>
          <w:kern w:val="0"/>
          <w:sz w:val="21"/>
          <w:szCs w:val="18"/>
        </w:rPr>
        <w:t xml:space="preserve"> rendering of </w:t>
      </w:r>
      <w:proofErr w:type="spellStart"/>
      <w:r>
        <w:rPr>
          <w:b/>
          <w:bCs/>
          <w:kern w:val="0"/>
          <w:sz w:val="21"/>
          <w:szCs w:val="18"/>
        </w:rPr>
        <w:t>jsMind</w:t>
      </w:r>
      <w:proofErr w:type="spellEnd"/>
    </w:p>
    <w:p w14:paraId="5D8C22BD" w14:textId="77777777" w:rsidR="00935F29" w:rsidRDefault="00935F29">
      <w:pPr>
        <w:adjustRightInd w:val="0"/>
        <w:snapToGrid w:val="0"/>
        <w:jc w:val="center"/>
        <w:rPr>
          <w:b/>
          <w:bCs/>
          <w:kern w:val="0"/>
          <w:sz w:val="21"/>
          <w:szCs w:val="18"/>
        </w:rPr>
      </w:pPr>
    </w:p>
    <w:p w14:paraId="329CF6D4" w14:textId="77777777" w:rsidR="00935F29" w:rsidRDefault="006C277A" w:rsidP="00235D72">
      <w:pPr>
        <w:snapToGrid w:val="0"/>
        <w:spacing w:line="360" w:lineRule="auto"/>
        <w:ind w:firstLineChars="200" w:firstLine="480"/>
      </w:pPr>
      <w:proofErr w:type="spellStart"/>
      <w:r>
        <w:t>jsMind</w:t>
      </w:r>
      <w:proofErr w:type="spellEnd"/>
      <w:r>
        <w:t xml:space="preserve"> </w:t>
      </w:r>
      <w:r>
        <w:t>提供了强大的脑图编辑功能，支持节点的添加、删除、移动等操作。它内置</w:t>
      </w:r>
      <w:r>
        <w:lastRenderedPageBreak/>
        <w:t>了多种主题，用户可以根据需要选择合适的主题，或者自定义主题。此外，通过</w:t>
      </w:r>
      <w:r>
        <w:t xml:space="preserve"> CSS </w:t>
      </w:r>
      <w:r>
        <w:t>可以自定义节点的样式，包括背景色、字体颜色、鼠标悬停效果等。</w:t>
      </w:r>
      <w:proofErr w:type="spellStart"/>
      <w:r>
        <w:t>jsMind</w:t>
      </w:r>
      <w:proofErr w:type="spellEnd"/>
      <w:r>
        <w:t xml:space="preserve"> </w:t>
      </w:r>
      <w:r>
        <w:t>还提供了丰富的</w:t>
      </w:r>
      <w:r>
        <w:t xml:space="preserve"> API</w:t>
      </w:r>
      <w:r>
        <w:t>，方便开发者进行二次开发和功能扩展。</w:t>
      </w:r>
    </w:p>
    <w:p w14:paraId="58CC8A33" w14:textId="77777777" w:rsidR="00935F29" w:rsidRDefault="006C277A">
      <w:pPr>
        <w:pStyle w:val="3"/>
        <w:snapToGrid w:val="0"/>
        <w:spacing w:beforeLines="100" w:before="240" w:beforeAutospacing="0" w:afterLines="50" w:after="120" w:afterAutospacing="0" w:line="360" w:lineRule="auto"/>
        <w:rPr>
          <w:b w:val="0"/>
          <w:bCs w:val="0"/>
        </w:rPr>
      </w:pPr>
      <w:bookmarkStart w:id="24" w:name="_Toc200035233"/>
      <w:r>
        <w:rPr>
          <w:b w:val="0"/>
          <w:bCs w:val="0"/>
        </w:rPr>
        <w:t>2.</w:t>
      </w:r>
      <w:r>
        <w:rPr>
          <w:rFonts w:hint="eastAsia"/>
          <w:b w:val="0"/>
          <w:bCs w:val="0"/>
        </w:rPr>
        <w:t xml:space="preserve">2.4 </w:t>
      </w:r>
      <w:r>
        <w:rPr>
          <w:b w:val="0"/>
          <w:bCs w:val="0"/>
        </w:rPr>
        <w:t>Express.js</w:t>
      </w:r>
      <w:bookmarkEnd w:id="24"/>
    </w:p>
    <w:p w14:paraId="4634011A" w14:textId="77777777" w:rsidR="00935F29" w:rsidRDefault="006C277A" w:rsidP="00235D72">
      <w:pPr>
        <w:snapToGrid w:val="0"/>
        <w:spacing w:line="360" w:lineRule="auto"/>
        <w:ind w:firstLineChars="200" w:firstLine="480"/>
      </w:pPr>
      <w:r>
        <w:rPr>
          <w:rFonts w:hint="eastAsia"/>
        </w:rPr>
        <w:t xml:space="preserve">Express.js </w:t>
      </w:r>
      <w:r>
        <w:rPr>
          <w:rFonts w:hint="eastAsia"/>
        </w:rPr>
        <w:t>是一个基于</w:t>
      </w:r>
      <w:r>
        <w:rPr>
          <w:rFonts w:hint="eastAsia"/>
        </w:rPr>
        <w:t xml:space="preserve"> Node.js </w:t>
      </w:r>
      <w:r>
        <w:rPr>
          <w:rFonts w:hint="eastAsia"/>
        </w:rPr>
        <w:t>的轻量级</w:t>
      </w:r>
      <w:r>
        <w:rPr>
          <w:rFonts w:hint="eastAsia"/>
        </w:rPr>
        <w:t xml:space="preserve"> Web </w:t>
      </w:r>
      <w:r>
        <w:rPr>
          <w:rFonts w:hint="eastAsia"/>
        </w:rPr>
        <w:t>应用框架，旨在简化</w:t>
      </w:r>
      <w:r>
        <w:rPr>
          <w:rFonts w:hint="eastAsia"/>
        </w:rPr>
        <w:t xml:space="preserve"> Web </w:t>
      </w:r>
      <w:r>
        <w:rPr>
          <w:rFonts w:hint="eastAsia"/>
        </w:rPr>
        <w:t>应用和</w:t>
      </w:r>
      <w:r>
        <w:rPr>
          <w:rFonts w:hint="eastAsia"/>
        </w:rPr>
        <w:t xml:space="preserve"> API </w:t>
      </w:r>
      <w:r>
        <w:rPr>
          <w:rFonts w:hint="eastAsia"/>
        </w:rPr>
        <w:t>的开发，</w:t>
      </w:r>
      <w:r>
        <w:t>其轻量、灵活的特性为课程知识图谱系统的</w:t>
      </w:r>
      <w:r>
        <w:t>API</w:t>
      </w:r>
      <w:r>
        <w:t>设计与业务逻辑实现提供了高效支持</w:t>
      </w:r>
      <w:r>
        <w:rPr>
          <w:rFonts w:hint="eastAsia"/>
        </w:rPr>
        <w:t>。</w:t>
      </w:r>
    </w:p>
    <w:p w14:paraId="6AD7C66B" w14:textId="77777777" w:rsidR="00935F29" w:rsidRDefault="006C277A" w:rsidP="00235D72">
      <w:pPr>
        <w:snapToGrid w:val="0"/>
        <w:spacing w:line="360" w:lineRule="auto"/>
        <w:ind w:firstLineChars="200" w:firstLine="480"/>
      </w:pPr>
      <w:r>
        <w:t>Express.js</w:t>
      </w:r>
      <w:r>
        <w:t>通过中间件机制支持按需扩展如请求解析、跨域处理、身份鉴权</w:t>
      </w:r>
      <w:r>
        <w:rPr>
          <w:rFonts w:hint="eastAsia"/>
        </w:rPr>
        <w:t>等</w:t>
      </w:r>
      <w:r>
        <w:t>功能，简化</w:t>
      </w:r>
      <w:r>
        <w:rPr>
          <w:rFonts w:hint="eastAsia"/>
        </w:rPr>
        <w:t>了</w:t>
      </w:r>
      <w:r>
        <w:t>复杂逻辑的模块化开发</w:t>
      </w:r>
      <w:r>
        <w:rPr>
          <w:rFonts w:hint="eastAsia"/>
        </w:rPr>
        <w:t>；</w:t>
      </w:r>
      <w:r>
        <w:t>支持</w:t>
      </w:r>
      <w:r>
        <w:t>RESTful API</w:t>
      </w:r>
      <w:r>
        <w:t>设计规范</w:t>
      </w:r>
      <w:r>
        <w:rPr>
          <w:rFonts w:hint="eastAsia"/>
        </w:rPr>
        <w:t>；同时</w:t>
      </w:r>
      <w:r>
        <w:t>拥有庞大的开源生态，提供丰富的插件和第三方中间件。</w:t>
      </w:r>
    </w:p>
    <w:p w14:paraId="2A25D077"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6B2B7192" wp14:editId="7CB0EC11">
            <wp:extent cx="4368800" cy="3685540"/>
            <wp:effectExtent l="0" t="0" r="0" b="0"/>
            <wp:docPr id="3944035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03587" name="图片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76696" cy="3692534"/>
                    </a:xfrm>
                    <a:prstGeom prst="rect">
                      <a:avLst/>
                    </a:prstGeom>
                    <a:noFill/>
                    <a:ln>
                      <a:noFill/>
                    </a:ln>
                  </pic:spPr>
                </pic:pic>
              </a:graphicData>
            </a:graphic>
          </wp:inline>
        </w:drawing>
      </w:r>
    </w:p>
    <w:p w14:paraId="2DA19033" w14:textId="77777777"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2-7  </w:t>
      </w:r>
      <w:r>
        <w:rPr>
          <w:b/>
          <w:bCs/>
          <w:kern w:val="0"/>
          <w:sz w:val="21"/>
          <w:szCs w:val="18"/>
        </w:rPr>
        <w:t xml:space="preserve">Express.js </w:t>
      </w:r>
      <w:r>
        <w:rPr>
          <w:b/>
          <w:bCs/>
          <w:kern w:val="0"/>
          <w:sz w:val="21"/>
          <w:szCs w:val="18"/>
        </w:rPr>
        <w:t>的</w:t>
      </w:r>
      <w:r>
        <w:rPr>
          <w:rFonts w:hint="eastAsia"/>
          <w:b/>
          <w:bCs/>
          <w:kern w:val="0"/>
          <w:sz w:val="21"/>
          <w:szCs w:val="18"/>
        </w:rPr>
        <w:t>基本架构图</w:t>
      </w:r>
    </w:p>
    <w:p w14:paraId="6F4F9597" w14:textId="77777777" w:rsidR="00935F29" w:rsidRDefault="006C277A">
      <w:pPr>
        <w:adjustRightInd w:val="0"/>
        <w:snapToGrid w:val="0"/>
        <w:jc w:val="center"/>
        <w:rPr>
          <w:b/>
          <w:bCs/>
          <w:kern w:val="0"/>
          <w:sz w:val="21"/>
          <w:szCs w:val="18"/>
        </w:rPr>
      </w:pPr>
      <w:r>
        <w:rPr>
          <w:b/>
          <w:bCs/>
          <w:kern w:val="0"/>
          <w:sz w:val="21"/>
          <w:szCs w:val="18"/>
        </w:rPr>
        <w:t>Figure 2-</w:t>
      </w:r>
      <w:proofErr w:type="gramStart"/>
      <w:r>
        <w:rPr>
          <w:b/>
          <w:bCs/>
          <w:kern w:val="0"/>
          <w:sz w:val="21"/>
          <w:szCs w:val="18"/>
        </w:rPr>
        <w:t xml:space="preserve">7 </w:t>
      </w:r>
      <w:r>
        <w:rPr>
          <w:rFonts w:hint="eastAsia"/>
          <w:b/>
          <w:bCs/>
          <w:kern w:val="0"/>
          <w:sz w:val="21"/>
          <w:szCs w:val="18"/>
        </w:rPr>
        <w:t xml:space="preserve"> </w:t>
      </w:r>
      <w:r>
        <w:rPr>
          <w:b/>
          <w:bCs/>
          <w:kern w:val="0"/>
          <w:sz w:val="21"/>
          <w:szCs w:val="18"/>
        </w:rPr>
        <w:t>Basic</w:t>
      </w:r>
      <w:proofErr w:type="gramEnd"/>
      <w:r>
        <w:rPr>
          <w:b/>
          <w:bCs/>
          <w:kern w:val="0"/>
          <w:sz w:val="21"/>
          <w:szCs w:val="18"/>
        </w:rPr>
        <w:t xml:space="preserve"> architecture diagram of Express.</w:t>
      </w:r>
      <w:r>
        <w:rPr>
          <w:rFonts w:hint="eastAsia"/>
          <w:b/>
          <w:bCs/>
          <w:kern w:val="0"/>
          <w:sz w:val="21"/>
          <w:szCs w:val="18"/>
        </w:rPr>
        <w:t>js</w:t>
      </w:r>
    </w:p>
    <w:p w14:paraId="5BCF1BBF" w14:textId="77777777" w:rsidR="00935F29" w:rsidRDefault="00935F29">
      <w:pPr>
        <w:adjustRightInd w:val="0"/>
        <w:snapToGrid w:val="0"/>
        <w:jc w:val="center"/>
        <w:rPr>
          <w:b/>
          <w:bCs/>
          <w:kern w:val="0"/>
          <w:sz w:val="21"/>
          <w:szCs w:val="18"/>
        </w:rPr>
      </w:pPr>
    </w:p>
    <w:p w14:paraId="174D080C" w14:textId="77777777" w:rsidR="00935F29" w:rsidRDefault="006C277A" w:rsidP="00235D72">
      <w:pPr>
        <w:snapToGrid w:val="0"/>
        <w:spacing w:line="360" w:lineRule="auto"/>
        <w:ind w:firstLineChars="200" w:firstLine="480"/>
      </w:pPr>
      <w:r>
        <w:t>Express.js</w:t>
      </w:r>
      <w:r>
        <w:t>作为</w:t>
      </w:r>
      <w:r>
        <w:t>Node.js</w:t>
      </w:r>
      <w:r>
        <w:t>基金会孵化项目，</w:t>
      </w:r>
      <w:r>
        <w:t>GitHub</w:t>
      </w:r>
      <w:r>
        <w:t>星标数超</w:t>
      </w:r>
      <w:r>
        <w:t>60k</w:t>
      </w:r>
      <w:r>
        <w:t>，社区活跃度高</w:t>
      </w:r>
      <w:r>
        <w:rPr>
          <w:rFonts w:hint="eastAsia"/>
        </w:rPr>
        <w:t>，它通过提供灵活的路由、中间件机制和高效的请求处理能力，成为</w:t>
      </w:r>
      <w:r>
        <w:rPr>
          <w:rFonts w:hint="eastAsia"/>
        </w:rPr>
        <w:t xml:space="preserve"> Node.js </w:t>
      </w:r>
      <w:r>
        <w:rPr>
          <w:rFonts w:hint="eastAsia"/>
        </w:rPr>
        <w:t>生态中最受欢迎的框架之一。</w:t>
      </w:r>
      <w:r>
        <w:t>无论是构建简单的静态网站，还是复杂的微服务架构，</w:t>
      </w:r>
      <w:r>
        <w:t xml:space="preserve">Express </w:t>
      </w:r>
      <w:r>
        <w:t>都能提供高效的解决方案。通过合理的技术选型和开发实践，可以快速构建高性能、可扩展的</w:t>
      </w:r>
      <w:r>
        <w:t xml:space="preserve"> </w:t>
      </w:r>
      <w:r>
        <w:lastRenderedPageBreak/>
        <w:t xml:space="preserve">Web </w:t>
      </w:r>
      <w:r>
        <w:t>应用。</w:t>
      </w:r>
    </w:p>
    <w:p w14:paraId="4F970629" w14:textId="77777777" w:rsidR="00935F29" w:rsidRDefault="006C277A">
      <w:pPr>
        <w:pStyle w:val="3"/>
        <w:snapToGrid w:val="0"/>
        <w:spacing w:beforeLines="100" w:before="240" w:beforeAutospacing="0" w:afterLines="50" w:after="120" w:afterAutospacing="0" w:line="360" w:lineRule="auto"/>
        <w:rPr>
          <w:b w:val="0"/>
          <w:bCs w:val="0"/>
        </w:rPr>
      </w:pPr>
      <w:bookmarkStart w:id="25" w:name="_Toc200035234"/>
      <w:r>
        <w:rPr>
          <w:b w:val="0"/>
          <w:bCs w:val="0"/>
        </w:rPr>
        <w:t>2.</w:t>
      </w:r>
      <w:r>
        <w:rPr>
          <w:rFonts w:hint="eastAsia"/>
          <w:b w:val="0"/>
          <w:bCs w:val="0"/>
        </w:rPr>
        <w:t xml:space="preserve">2.5 </w:t>
      </w:r>
      <w:proofErr w:type="spellStart"/>
      <w:r>
        <w:rPr>
          <w:b w:val="0"/>
          <w:bCs w:val="0"/>
        </w:rPr>
        <w:t>FFmpeg</w:t>
      </w:r>
      <w:bookmarkEnd w:id="25"/>
      <w:proofErr w:type="spellEnd"/>
    </w:p>
    <w:p w14:paraId="7C21169C" w14:textId="77777777" w:rsidR="00935F29" w:rsidRDefault="006C277A" w:rsidP="00235D72">
      <w:pPr>
        <w:snapToGrid w:val="0"/>
        <w:spacing w:line="360" w:lineRule="auto"/>
        <w:ind w:firstLineChars="200" w:firstLine="480"/>
      </w:pPr>
      <w:proofErr w:type="spellStart"/>
      <w:r>
        <w:rPr>
          <w:rFonts w:hint="eastAsia"/>
        </w:rPr>
        <w:t>FFmpeg</w:t>
      </w:r>
      <w:proofErr w:type="spellEnd"/>
      <w:r>
        <w:rPr>
          <w:rFonts w:hint="eastAsia"/>
        </w:rPr>
        <w:t xml:space="preserve"> </w:t>
      </w:r>
      <w:r>
        <w:rPr>
          <w:kern w:val="0"/>
          <w:vertAlign w:val="superscript"/>
        </w:rPr>
        <w:t>[</w:t>
      </w:r>
      <w:r>
        <w:rPr>
          <w:rFonts w:hint="eastAsia"/>
          <w:kern w:val="0"/>
          <w:vertAlign w:val="superscript"/>
        </w:rPr>
        <w:t>22</w:t>
      </w:r>
      <w:r>
        <w:rPr>
          <w:kern w:val="0"/>
          <w:vertAlign w:val="superscript"/>
        </w:rPr>
        <w:t>]</w:t>
      </w:r>
      <w:r>
        <w:rPr>
          <w:rFonts w:hint="eastAsia"/>
        </w:rPr>
        <w:t>是一个开源的音视频处理工具集，支持多媒体文件的编解码、转码、流媒体传输、滤镜处理等功能。它基于</w:t>
      </w:r>
      <w:r>
        <w:rPr>
          <w:rFonts w:hint="eastAsia"/>
        </w:rPr>
        <w:t xml:space="preserve"> C/C++ </w:t>
      </w:r>
      <w:r>
        <w:rPr>
          <w:rFonts w:hint="eastAsia"/>
        </w:rPr>
        <w:t>开发，跨平台兼容性强，广泛应用于音视频处理领域。</w:t>
      </w:r>
      <w:r>
        <w:t>它提供了录制、转换以及流化音视频的完整解决方案。它包含了非常先进的音频</w:t>
      </w:r>
      <w:r>
        <w:t>/</w:t>
      </w:r>
      <w:r>
        <w:t>视频编解码库</w:t>
      </w:r>
      <w:proofErr w:type="spellStart"/>
      <w:r>
        <w:t>libavcodec</w:t>
      </w:r>
      <w:proofErr w:type="spellEnd"/>
      <w:r>
        <w:t>，为了保证高可移植性和编解码质量，</w:t>
      </w:r>
      <w:proofErr w:type="spellStart"/>
      <w:r>
        <w:t>libavcodec</w:t>
      </w:r>
      <w:proofErr w:type="spellEnd"/>
      <w:r>
        <w:t>里很多</w:t>
      </w:r>
      <w:r>
        <w:t>code</w:t>
      </w:r>
      <w:r>
        <w:t>都是从头开发的。</w:t>
      </w:r>
    </w:p>
    <w:p w14:paraId="17DC83E8" w14:textId="77777777" w:rsidR="00935F29" w:rsidRDefault="006C277A">
      <w:pPr>
        <w:adjustRightInd w:val="0"/>
        <w:snapToGrid w:val="0"/>
        <w:spacing w:beforeLines="50" w:before="120" w:afterLines="50" w:after="120" w:line="240" w:lineRule="auto"/>
        <w:jc w:val="center"/>
        <w:rPr>
          <w:color w:val="0000FF"/>
          <w:kern w:val="0"/>
        </w:rPr>
      </w:pPr>
      <w:r>
        <w:rPr>
          <w:noProof/>
          <w:color w:val="0000FF"/>
          <w:kern w:val="0"/>
        </w:rPr>
        <w:drawing>
          <wp:inline distT="0" distB="0" distL="0" distR="0" wp14:anchorId="2A5D3619" wp14:editId="5B37BC3C">
            <wp:extent cx="4368800" cy="2232660"/>
            <wp:effectExtent l="0" t="0" r="0" b="0"/>
            <wp:docPr id="246384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4497" name="图片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68800" cy="2232660"/>
                    </a:xfrm>
                    <a:prstGeom prst="rect">
                      <a:avLst/>
                    </a:prstGeom>
                    <a:noFill/>
                    <a:ln>
                      <a:noFill/>
                    </a:ln>
                  </pic:spPr>
                </pic:pic>
              </a:graphicData>
            </a:graphic>
          </wp:inline>
        </w:drawing>
      </w:r>
    </w:p>
    <w:p w14:paraId="0694DC85" w14:textId="77777777"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2-8  </w:t>
      </w:r>
      <w:proofErr w:type="spellStart"/>
      <w:r>
        <w:rPr>
          <w:b/>
          <w:bCs/>
          <w:sz w:val="21"/>
          <w:szCs w:val="21"/>
        </w:rPr>
        <w:t>FFmpeg</w:t>
      </w:r>
      <w:proofErr w:type="spellEnd"/>
      <w:r>
        <w:rPr>
          <w:b/>
          <w:bCs/>
          <w:kern w:val="0"/>
          <w:sz w:val="21"/>
          <w:szCs w:val="18"/>
        </w:rPr>
        <w:t xml:space="preserve"> </w:t>
      </w:r>
      <w:r>
        <w:rPr>
          <w:rFonts w:hint="eastAsia"/>
          <w:b/>
          <w:bCs/>
          <w:kern w:val="0"/>
          <w:sz w:val="21"/>
          <w:szCs w:val="18"/>
        </w:rPr>
        <w:t>图标</w:t>
      </w:r>
    </w:p>
    <w:p w14:paraId="6B0F4C30" w14:textId="77777777" w:rsidR="00935F29" w:rsidRDefault="006C277A">
      <w:pPr>
        <w:adjustRightInd w:val="0"/>
        <w:snapToGrid w:val="0"/>
        <w:jc w:val="center"/>
        <w:rPr>
          <w:b/>
          <w:bCs/>
          <w:kern w:val="0"/>
          <w:sz w:val="21"/>
          <w:szCs w:val="18"/>
        </w:rPr>
      </w:pPr>
      <w:r>
        <w:rPr>
          <w:b/>
          <w:bCs/>
          <w:kern w:val="0"/>
          <w:sz w:val="21"/>
          <w:szCs w:val="18"/>
        </w:rPr>
        <w:t>Figure 2-</w:t>
      </w:r>
      <w:proofErr w:type="gramStart"/>
      <w:r>
        <w:rPr>
          <w:rFonts w:hint="eastAsia"/>
          <w:b/>
          <w:bCs/>
          <w:kern w:val="0"/>
          <w:sz w:val="21"/>
          <w:szCs w:val="18"/>
        </w:rPr>
        <w:t>8</w:t>
      </w:r>
      <w:r>
        <w:rPr>
          <w:b/>
          <w:bCs/>
          <w:kern w:val="0"/>
          <w:sz w:val="21"/>
          <w:szCs w:val="18"/>
        </w:rPr>
        <w:t xml:space="preserve"> </w:t>
      </w:r>
      <w:r>
        <w:rPr>
          <w:rFonts w:hint="eastAsia"/>
          <w:b/>
          <w:bCs/>
          <w:kern w:val="0"/>
          <w:sz w:val="21"/>
          <w:szCs w:val="18"/>
        </w:rPr>
        <w:t xml:space="preserve"> </w:t>
      </w:r>
      <w:proofErr w:type="spellStart"/>
      <w:r>
        <w:rPr>
          <w:b/>
          <w:bCs/>
          <w:sz w:val="21"/>
          <w:szCs w:val="21"/>
        </w:rPr>
        <w:t>FFmpeg</w:t>
      </w:r>
      <w:proofErr w:type="spellEnd"/>
      <w:proofErr w:type="gramEnd"/>
      <w:r>
        <w:rPr>
          <w:rFonts w:hint="eastAsia"/>
          <w:b/>
          <w:bCs/>
          <w:sz w:val="21"/>
          <w:szCs w:val="21"/>
        </w:rPr>
        <w:t xml:space="preserve"> icon</w:t>
      </w:r>
    </w:p>
    <w:p w14:paraId="567D053F" w14:textId="77777777" w:rsidR="00935F29" w:rsidRDefault="00935F29">
      <w:pPr>
        <w:adjustRightInd w:val="0"/>
        <w:snapToGrid w:val="0"/>
        <w:jc w:val="center"/>
        <w:rPr>
          <w:b/>
          <w:bCs/>
          <w:kern w:val="0"/>
          <w:sz w:val="21"/>
          <w:szCs w:val="18"/>
        </w:rPr>
      </w:pPr>
    </w:p>
    <w:p w14:paraId="7D10573C" w14:textId="77777777" w:rsidR="00935F29" w:rsidRDefault="006C277A" w:rsidP="00235D72">
      <w:pPr>
        <w:snapToGrid w:val="0"/>
        <w:spacing w:line="360" w:lineRule="auto"/>
        <w:ind w:firstLineChars="200" w:firstLine="480"/>
      </w:pPr>
      <w:r>
        <w:t>支持如</w:t>
      </w:r>
      <w:r>
        <w:t xml:space="preserve"> MP4</w:t>
      </w:r>
      <w:r>
        <w:t>、</w:t>
      </w:r>
      <w:r>
        <w:t>AVI</w:t>
      </w:r>
      <w:r>
        <w:t>、</w:t>
      </w:r>
      <w:r>
        <w:t>MKV</w:t>
      </w:r>
      <w:r>
        <w:t>、</w:t>
      </w:r>
      <w:r>
        <w:t>FLV</w:t>
      </w:r>
      <w:r>
        <w:t>、</w:t>
      </w:r>
      <w:r>
        <w:t>MP3</w:t>
      </w:r>
      <w:r>
        <w:t>、</w:t>
      </w:r>
      <w:r>
        <w:t xml:space="preserve">AAC </w:t>
      </w:r>
      <w:r>
        <w:t>等数百种音视频格式</w:t>
      </w:r>
      <w:r>
        <w:rPr>
          <w:rFonts w:hint="eastAsia"/>
        </w:rPr>
        <w:t>；</w:t>
      </w:r>
      <w:proofErr w:type="spellStart"/>
      <w:r>
        <w:rPr>
          <w:rFonts w:hint="eastAsia"/>
        </w:rPr>
        <w:t>FFmpeg</w:t>
      </w:r>
      <w:proofErr w:type="spellEnd"/>
      <w:r>
        <w:rPr>
          <w:rFonts w:hint="eastAsia"/>
        </w:rPr>
        <w:t xml:space="preserve"> </w:t>
      </w:r>
      <w:r>
        <w:rPr>
          <w:rFonts w:hint="eastAsia"/>
        </w:rPr>
        <w:t>可快速将音视频文件从一种格式转换为另一种格式，同时优化如分辨率、码率、帧率等编码参数还支持实时音视频流的推流和拉流。甚至可以通过</w:t>
      </w:r>
      <w:r>
        <w:rPr>
          <w:rFonts w:hint="eastAsia"/>
        </w:rPr>
        <w:t xml:space="preserve"> </w:t>
      </w:r>
      <w:proofErr w:type="spellStart"/>
      <w:r>
        <w:rPr>
          <w:rFonts w:hint="eastAsia"/>
        </w:rPr>
        <w:t>filter_complex</w:t>
      </w:r>
      <w:proofErr w:type="spellEnd"/>
      <w:r>
        <w:rPr>
          <w:rFonts w:hint="eastAsia"/>
        </w:rPr>
        <w:t xml:space="preserve"> </w:t>
      </w:r>
      <w:r>
        <w:rPr>
          <w:rFonts w:hint="eastAsia"/>
        </w:rPr>
        <w:t>参数实现动态滤镜，如缩放、旋转、水印、字幕叠加。</w:t>
      </w:r>
    </w:p>
    <w:p w14:paraId="37F347E4" w14:textId="77777777" w:rsidR="00935F29" w:rsidRDefault="006C277A" w:rsidP="00235D72">
      <w:pPr>
        <w:snapToGrid w:val="0"/>
        <w:spacing w:line="360" w:lineRule="auto"/>
        <w:ind w:firstLineChars="200" w:firstLine="480"/>
      </w:pPr>
      <w:proofErr w:type="spellStart"/>
      <w:r>
        <w:rPr>
          <w:rFonts w:hint="eastAsia"/>
        </w:rPr>
        <w:t>FFmpeg</w:t>
      </w:r>
      <w:proofErr w:type="spellEnd"/>
      <w:r>
        <w:rPr>
          <w:rFonts w:hint="eastAsia"/>
        </w:rPr>
        <w:t xml:space="preserve"> </w:t>
      </w:r>
      <w:r>
        <w:rPr>
          <w:rFonts w:hint="eastAsia"/>
        </w:rPr>
        <w:t>作为开源音视频处理领域的基石工具，凭借其强大的功能、灵活性和跨平台兼容性，成为多媒体开发的核心技术之一。</w:t>
      </w:r>
    </w:p>
    <w:p w14:paraId="1A632D88" w14:textId="77777777" w:rsidR="00935F29" w:rsidRDefault="006C277A">
      <w:pPr>
        <w:pStyle w:val="3"/>
        <w:snapToGrid w:val="0"/>
        <w:spacing w:beforeLines="100" w:before="240" w:beforeAutospacing="0" w:afterLines="50" w:after="120" w:afterAutospacing="0" w:line="360" w:lineRule="auto"/>
        <w:rPr>
          <w:b w:val="0"/>
          <w:bCs w:val="0"/>
        </w:rPr>
      </w:pPr>
      <w:bookmarkStart w:id="26" w:name="_Toc200035235"/>
      <w:r>
        <w:rPr>
          <w:b w:val="0"/>
          <w:bCs w:val="0"/>
        </w:rPr>
        <w:lastRenderedPageBreak/>
        <w:t>2.</w:t>
      </w:r>
      <w:r>
        <w:rPr>
          <w:rFonts w:hint="eastAsia"/>
          <w:b w:val="0"/>
          <w:bCs w:val="0"/>
        </w:rPr>
        <w:t xml:space="preserve">2.6 </w:t>
      </w:r>
      <w:proofErr w:type="spellStart"/>
      <w:r>
        <w:rPr>
          <w:rFonts w:hint="eastAsia"/>
          <w:b w:val="0"/>
          <w:bCs w:val="0"/>
        </w:rPr>
        <w:t>Graphviz</w:t>
      </w:r>
      <w:bookmarkEnd w:id="26"/>
      <w:proofErr w:type="spellEnd"/>
    </w:p>
    <w:p w14:paraId="48FA5E72" w14:textId="77777777" w:rsidR="00935F29" w:rsidRDefault="006C277A">
      <w:pPr>
        <w:adjustRightInd w:val="0"/>
        <w:snapToGrid w:val="0"/>
        <w:spacing w:beforeLines="50" w:before="120" w:afterLines="50" w:after="120" w:line="240" w:lineRule="auto"/>
        <w:jc w:val="center"/>
        <w:rPr>
          <w:color w:val="0000FF"/>
          <w:kern w:val="0"/>
        </w:rPr>
      </w:pPr>
      <w:r>
        <w:rPr>
          <w:noProof/>
          <w:color w:val="0000FF"/>
          <w:kern w:val="0"/>
        </w:rPr>
        <w:drawing>
          <wp:inline distT="0" distB="0" distL="0" distR="0" wp14:anchorId="41C6F095" wp14:editId="080865EA">
            <wp:extent cx="3098800" cy="3098800"/>
            <wp:effectExtent l="0" t="0" r="6350" b="6350"/>
            <wp:docPr id="17925808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80864" name="图片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98800" cy="3098800"/>
                    </a:xfrm>
                    <a:prstGeom prst="rect">
                      <a:avLst/>
                    </a:prstGeom>
                    <a:noFill/>
                    <a:ln>
                      <a:noFill/>
                    </a:ln>
                  </pic:spPr>
                </pic:pic>
              </a:graphicData>
            </a:graphic>
          </wp:inline>
        </w:drawing>
      </w:r>
    </w:p>
    <w:p w14:paraId="4806254A" w14:textId="77777777"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2-9  </w:t>
      </w:r>
      <w:proofErr w:type="spellStart"/>
      <w:r w:rsidRPr="00235D72">
        <w:rPr>
          <w:rFonts w:hint="eastAsia"/>
          <w:b/>
          <w:bCs/>
          <w:sz w:val="21"/>
          <w:szCs w:val="21"/>
        </w:rPr>
        <w:t>Graphviz</w:t>
      </w:r>
      <w:proofErr w:type="spellEnd"/>
      <w:r>
        <w:rPr>
          <w:b/>
          <w:bCs/>
          <w:kern w:val="0"/>
          <w:sz w:val="21"/>
          <w:szCs w:val="18"/>
        </w:rPr>
        <w:t xml:space="preserve"> </w:t>
      </w:r>
      <w:r>
        <w:rPr>
          <w:b/>
          <w:bCs/>
          <w:kern w:val="0"/>
          <w:sz w:val="21"/>
          <w:szCs w:val="18"/>
        </w:rPr>
        <w:t>的</w:t>
      </w:r>
      <w:r>
        <w:rPr>
          <w:rFonts w:hint="eastAsia"/>
          <w:b/>
          <w:bCs/>
          <w:kern w:val="0"/>
          <w:sz w:val="21"/>
          <w:szCs w:val="18"/>
        </w:rPr>
        <w:t>概述图</w:t>
      </w:r>
    </w:p>
    <w:p w14:paraId="4EBF4266" w14:textId="77777777" w:rsidR="00935F29" w:rsidRDefault="006C277A">
      <w:pPr>
        <w:adjustRightInd w:val="0"/>
        <w:snapToGrid w:val="0"/>
        <w:jc w:val="center"/>
        <w:rPr>
          <w:b/>
          <w:bCs/>
          <w:kern w:val="0"/>
          <w:sz w:val="21"/>
          <w:szCs w:val="18"/>
        </w:rPr>
      </w:pPr>
      <w:r>
        <w:rPr>
          <w:b/>
          <w:bCs/>
          <w:kern w:val="0"/>
          <w:sz w:val="21"/>
          <w:szCs w:val="18"/>
        </w:rPr>
        <w:t>Figure 2-</w:t>
      </w:r>
      <w:proofErr w:type="gramStart"/>
      <w:r>
        <w:rPr>
          <w:b/>
          <w:bCs/>
          <w:kern w:val="0"/>
          <w:sz w:val="21"/>
          <w:szCs w:val="18"/>
        </w:rPr>
        <w:t>9</w:t>
      </w:r>
      <w:r>
        <w:rPr>
          <w:rFonts w:hint="eastAsia"/>
          <w:b/>
          <w:bCs/>
          <w:kern w:val="0"/>
          <w:sz w:val="21"/>
          <w:szCs w:val="18"/>
        </w:rPr>
        <w:t xml:space="preserve"> </w:t>
      </w:r>
      <w:r>
        <w:rPr>
          <w:b/>
          <w:bCs/>
          <w:kern w:val="0"/>
          <w:sz w:val="21"/>
          <w:szCs w:val="18"/>
        </w:rPr>
        <w:t xml:space="preserve"> Overview</w:t>
      </w:r>
      <w:proofErr w:type="gramEnd"/>
      <w:r>
        <w:rPr>
          <w:b/>
          <w:bCs/>
          <w:kern w:val="0"/>
          <w:sz w:val="21"/>
          <w:szCs w:val="18"/>
        </w:rPr>
        <w:t xml:space="preserve"> of </w:t>
      </w:r>
      <w:proofErr w:type="spellStart"/>
      <w:r>
        <w:rPr>
          <w:b/>
          <w:bCs/>
          <w:kern w:val="0"/>
          <w:sz w:val="21"/>
          <w:szCs w:val="18"/>
        </w:rPr>
        <w:t>Graphviz</w:t>
      </w:r>
      <w:proofErr w:type="spellEnd"/>
    </w:p>
    <w:p w14:paraId="797DC8C6" w14:textId="77777777" w:rsidR="00935F29" w:rsidRDefault="00935F29">
      <w:pPr>
        <w:adjustRightInd w:val="0"/>
        <w:snapToGrid w:val="0"/>
        <w:jc w:val="center"/>
        <w:rPr>
          <w:b/>
          <w:bCs/>
          <w:kern w:val="0"/>
          <w:sz w:val="21"/>
          <w:szCs w:val="18"/>
        </w:rPr>
      </w:pPr>
    </w:p>
    <w:p w14:paraId="5DD010E5" w14:textId="77777777" w:rsidR="00935F29" w:rsidRDefault="006C277A" w:rsidP="00330ADC">
      <w:pPr>
        <w:snapToGrid w:val="0"/>
        <w:spacing w:line="360" w:lineRule="auto"/>
        <w:ind w:firstLineChars="200" w:firstLine="480"/>
      </w:pPr>
      <w:proofErr w:type="spellStart"/>
      <w:r>
        <w:rPr>
          <w:rFonts w:hint="eastAsia"/>
        </w:rPr>
        <w:t>Graphviz</w:t>
      </w:r>
      <w:proofErr w:type="spellEnd"/>
      <w:r>
        <w:rPr>
          <w:rFonts w:hint="eastAsia"/>
        </w:rPr>
        <w:t xml:space="preserve"> </w:t>
      </w:r>
      <w:r>
        <w:rPr>
          <w:rFonts w:hint="eastAsia"/>
        </w:rPr>
        <w:t>是一个开源的图形可视化工具，专为创建和操作结构化图形，如流程图、网络图、组织结构图等而设计。它基于</w:t>
      </w:r>
      <w:r>
        <w:rPr>
          <w:rFonts w:hint="eastAsia"/>
        </w:rPr>
        <w:t xml:space="preserve"> DOT </w:t>
      </w:r>
      <w:r>
        <w:rPr>
          <w:rFonts w:hint="eastAsia"/>
        </w:rPr>
        <w:t>语言，一种图形描述语言，通过自动布局算法生成高质量的图形。</w:t>
      </w:r>
      <w:proofErr w:type="spellStart"/>
      <w:r>
        <w:rPr>
          <w:rFonts w:hint="eastAsia"/>
        </w:rPr>
        <w:t>Graphviz</w:t>
      </w:r>
      <w:proofErr w:type="spellEnd"/>
      <w:r>
        <w:rPr>
          <w:rFonts w:hint="eastAsia"/>
        </w:rPr>
        <w:t xml:space="preserve"> </w:t>
      </w:r>
      <w:r>
        <w:rPr>
          <w:rFonts w:hint="eastAsia"/>
        </w:rPr>
        <w:t>支持多种输出格式，如</w:t>
      </w:r>
      <w:r>
        <w:rPr>
          <w:rFonts w:hint="eastAsia"/>
        </w:rPr>
        <w:t xml:space="preserve"> PNG</w:t>
      </w:r>
      <w:r>
        <w:rPr>
          <w:rFonts w:hint="eastAsia"/>
        </w:rPr>
        <w:t>、</w:t>
      </w:r>
      <w:r>
        <w:rPr>
          <w:rFonts w:hint="eastAsia"/>
        </w:rPr>
        <w:t>SVG</w:t>
      </w:r>
      <w:r>
        <w:rPr>
          <w:rFonts w:hint="eastAsia"/>
        </w:rPr>
        <w:t>、</w:t>
      </w:r>
      <w:r>
        <w:rPr>
          <w:rFonts w:hint="eastAsia"/>
        </w:rPr>
        <w:t>PDF</w:t>
      </w:r>
      <w:r>
        <w:rPr>
          <w:rFonts w:hint="eastAsia"/>
        </w:rPr>
        <w:t>，广泛应用于学术研究、软件开发和系统设计等领域。</w:t>
      </w:r>
    </w:p>
    <w:p w14:paraId="01B89123" w14:textId="77777777" w:rsidR="00935F29" w:rsidRDefault="006C277A" w:rsidP="00330ADC">
      <w:pPr>
        <w:snapToGrid w:val="0"/>
        <w:spacing w:line="360" w:lineRule="auto"/>
        <w:ind w:firstLineChars="200" w:firstLine="480"/>
      </w:pPr>
      <w:r>
        <w:rPr>
          <w:rFonts w:hint="eastAsia"/>
        </w:rPr>
        <w:t>支持通过算法自动计算节点和边的最优位置，从而减少手动调整。还</w:t>
      </w:r>
      <w:r>
        <w:t>可通过</w:t>
      </w:r>
      <w:r>
        <w:t xml:space="preserve"> Python</w:t>
      </w:r>
      <w:r>
        <w:t>、</w:t>
      </w:r>
      <w:r>
        <w:t xml:space="preserve">Java </w:t>
      </w:r>
      <w:r>
        <w:t>等编程语言调用</w:t>
      </w:r>
      <w:r>
        <w:t xml:space="preserve"> </w:t>
      </w:r>
      <w:proofErr w:type="spellStart"/>
      <w:r>
        <w:t>Graphviz</w:t>
      </w:r>
      <w:proofErr w:type="spellEnd"/>
      <w:r>
        <w:t xml:space="preserve"> </w:t>
      </w:r>
      <w:r>
        <w:t>功能</w:t>
      </w:r>
      <w:r>
        <w:rPr>
          <w:rFonts w:hint="eastAsia"/>
        </w:rPr>
        <w:t>，支持多语言</w:t>
      </w:r>
      <w:r>
        <w:t>。</w:t>
      </w:r>
      <w:r>
        <w:rPr>
          <w:rFonts w:hint="eastAsia"/>
        </w:rPr>
        <w:t>同时</w:t>
      </w:r>
      <w:r>
        <w:t>支持</w:t>
      </w:r>
      <w:r>
        <w:t xml:space="preserve"> Windows</w:t>
      </w:r>
      <w:r>
        <w:t>、</w:t>
      </w:r>
      <w:r>
        <w:t xml:space="preserve">Linux </w:t>
      </w:r>
      <w:r>
        <w:t>和</w:t>
      </w:r>
      <w:r>
        <w:t xml:space="preserve"> macOS</w:t>
      </w:r>
      <w:r>
        <w:rPr>
          <w:rFonts w:hint="eastAsia"/>
        </w:rPr>
        <w:t>等</w:t>
      </w:r>
      <w:r>
        <w:t>系统</w:t>
      </w:r>
      <w:r>
        <w:rPr>
          <w:rFonts w:hint="eastAsia"/>
        </w:rPr>
        <w:t>，跨平台兼容性好</w:t>
      </w:r>
      <w:r>
        <w:t>。支持</w:t>
      </w:r>
      <w:r>
        <w:t>PNG</w:t>
      </w:r>
      <w:r>
        <w:t>、</w:t>
      </w:r>
      <w:r>
        <w:t>SVG</w:t>
      </w:r>
      <w:r>
        <w:t>、</w:t>
      </w:r>
      <w:r>
        <w:t>PDF</w:t>
      </w:r>
      <w:r>
        <w:t>、</w:t>
      </w:r>
      <w:r>
        <w:t>HTML</w:t>
      </w:r>
      <w:r>
        <w:t>等</w:t>
      </w:r>
      <w:r>
        <w:rPr>
          <w:rFonts w:hint="eastAsia"/>
        </w:rPr>
        <w:t>丰富的输出格式</w:t>
      </w:r>
      <w:r>
        <w:rPr>
          <w:kern w:val="0"/>
          <w:vertAlign w:val="superscript"/>
        </w:rPr>
        <w:t>[</w:t>
      </w:r>
      <w:r>
        <w:rPr>
          <w:rFonts w:hint="eastAsia"/>
          <w:kern w:val="0"/>
          <w:vertAlign w:val="superscript"/>
        </w:rPr>
        <w:t>23</w:t>
      </w:r>
      <w:r>
        <w:rPr>
          <w:kern w:val="0"/>
          <w:vertAlign w:val="superscript"/>
        </w:rPr>
        <w:t>]</w:t>
      </w:r>
      <w:r>
        <w:rPr>
          <w:rFonts w:hint="eastAsia"/>
        </w:rPr>
        <w:t>。</w:t>
      </w:r>
    </w:p>
    <w:p w14:paraId="49160BC1" w14:textId="77777777" w:rsidR="00935F29" w:rsidRDefault="006C277A" w:rsidP="00330ADC">
      <w:pPr>
        <w:snapToGrid w:val="0"/>
        <w:spacing w:line="360" w:lineRule="auto"/>
        <w:ind w:firstLineChars="200" w:firstLine="480"/>
      </w:pPr>
      <w:proofErr w:type="spellStart"/>
      <w:r>
        <w:rPr>
          <w:rFonts w:hint="eastAsia"/>
        </w:rPr>
        <w:t>Graphviz</w:t>
      </w:r>
      <w:proofErr w:type="spellEnd"/>
      <w:r>
        <w:rPr>
          <w:rFonts w:hint="eastAsia"/>
        </w:rPr>
        <w:t xml:space="preserve"> </w:t>
      </w:r>
      <w:r>
        <w:rPr>
          <w:rFonts w:hint="eastAsia"/>
        </w:rPr>
        <w:t>凭借其强大的自动布局功能和灵活的图形描述语言，现以成为学术研究和软件开发中的重要工具。无论是绘制复杂的数据结构图，还是分析系统的依赖关系，</w:t>
      </w:r>
      <w:proofErr w:type="spellStart"/>
      <w:r>
        <w:rPr>
          <w:rFonts w:hint="eastAsia"/>
        </w:rPr>
        <w:t>Graphviz</w:t>
      </w:r>
      <w:proofErr w:type="spellEnd"/>
      <w:r>
        <w:rPr>
          <w:rFonts w:hint="eastAsia"/>
        </w:rPr>
        <w:t xml:space="preserve"> </w:t>
      </w:r>
      <w:r>
        <w:rPr>
          <w:rFonts w:hint="eastAsia"/>
        </w:rPr>
        <w:t>都能提供高效的解决方案。尽管存在一定的学习成本，但其在自动化和可扩展性方面的优势使其在数据可视化领域占据重要地位。随着技术的进步，</w:t>
      </w:r>
      <w:proofErr w:type="spellStart"/>
      <w:r>
        <w:rPr>
          <w:rFonts w:hint="eastAsia"/>
        </w:rPr>
        <w:t>Graphviz</w:t>
      </w:r>
      <w:proofErr w:type="spellEnd"/>
      <w:r>
        <w:rPr>
          <w:rFonts w:hint="eastAsia"/>
        </w:rPr>
        <w:t xml:space="preserve"> </w:t>
      </w:r>
      <w:r>
        <w:rPr>
          <w:rFonts w:hint="eastAsia"/>
        </w:rPr>
        <w:t>在智能化和跨平台应用中的潜力将进一步释放。</w:t>
      </w:r>
    </w:p>
    <w:p w14:paraId="23889AD0" w14:textId="6F58E982" w:rsidR="00935F29" w:rsidRDefault="006C277A">
      <w:pPr>
        <w:pStyle w:val="3"/>
        <w:snapToGrid w:val="0"/>
        <w:spacing w:beforeLines="100" w:before="240" w:beforeAutospacing="0" w:afterLines="50" w:after="120" w:afterAutospacing="0" w:line="360" w:lineRule="auto"/>
        <w:rPr>
          <w:b w:val="0"/>
          <w:bCs w:val="0"/>
        </w:rPr>
      </w:pPr>
      <w:bookmarkStart w:id="27" w:name="_Toc200035236"/>
      <w:r>
        <w:rPr>
          <w:b w:val="0"/>
          <w:bCs w:val="0"/>
        </w:rPr>
        <w:t>2.</w:t>
      </w:r>
      <w:r>
        <w:rPr>
          <w:rFonts w:hint="eastAsia"/>
          <w:b w:val="0"/>
          <w:bCs w:val="0"/>
        </w:rPr>
        <w:t>2.7 BLOB</w:t>
      </w:r>
      <w:bookmarkEnd w:id="27"/>
    </w:p>
    <w:p w14:paraId="7A8147AD" w14:textId="1A19355A" w:rsidR="00935F29" w:rsidRDefault="006C277A">
      <w:pPr>
        <w:snapToGrid w:val="0"/>
        <w:spacing w:line="360" w:lineRule="auto"/>
        <w:ind w:firstLine="482"/>
      </w:pPr>
      <w:r>
        <w:t>BLOB</w:t>
      </w:r>
      <w:r w:rsidR="0058523E">
        <w:rPr>
          <w:rFonts w:hint="eastAsia"/>
        </w:rPr>
        <w:t>(</w:t>
      </w:r>
      <w:r>
        <w:t>Binary Large Object</w:t>
      </w:r>
      <w:r w:rsidR="0058523E">
        <w:rPr>
          <w:rFonts w:hint="eastAsia"/>
        </w:rPr>
        <w:t>)</w:t>
      </w:r>
      <w:r>
        <w:t>，即二进制大对象，是一种专门设计用于存储大规模二</w:t>
      </w:r>
      <w:r>
        <w:lastRenderedPageBreak/>
        <w:t>进制数据的容器。在计算领域中，</w:t>
      </w:r>
      <w:r>
        <w:t>BLOB</w:t>
      </w:r>
      <w:r>
        <w:t>通常作为数据库中的一个字段类型，用来保存如图像、音频等二进制文件。这类文件由于其较大的体积，需要特定的技术手段来进行有效的管理，包括上传、下载以及数据库存储等方面。</w:t>
      </w:r>
    </w:p>
    <w:p w14:paraId="28E4D21A" w14:textId="77777777" w:rsidR="00935F29" w:rsidRDefault="006C277A">
      <w:pPr>
        <w:snapToGrid w:val="0"/>
        <w:spacing w:line="360" w:lineRule="auto"/>
        <w:ind w:firstLine="482"/>
      </w:pPr>
      <w:r>
        <w:t>Blob</w:t>
      </w:r>
      <w:r>
        <w:t>接口提供了一种处理原始二进制数据的方式。通过这个接口，开发者可以利用</w:t>
      </w:r>
      <w:r>
        <w:t>Blob</w:t>
      </w:r>
      <w:r>
        <w:t>对象的</w:t>
      </w:r>
      <w:r>
        <w:t>slice()</w:t>
      </w:r>
      <w:r>
        <w:t>方法轻松访问和操作其中包含的数据片段。除此之外，每个</w:t>
      </w:r>
      <w:r>
        <w:t>Blob</w:t>
      </w:r>
      <w:r>
        <w:t>对象还包含了两个重要的属性：</w:t>
      </w:r>
      <w:r>
        <w:t>size</w:t>
      </w:r>
      <w:r>
        <w:t>和</w:t>
      </w:r>
      <w:r>
        <w:t>type</w:t>
      </w:r>
      <w:r>
        <w:t>，分别用于指示数据的大小和</w:t>
      </w:r>
      <w:r>
        <w:t>MIME</w:t>
      </w:r>
      <w:r>
        <w:t>类型。这些特性使得</w:t>
      </w:r>
      <w:r>
        <w:t>Blob</w:t>
      </w:r>
      <w:r>
        <w:t>在处理多媒体数据或者其他任何形式的大规模二进制信息时显得尤为有用。</w:t>
      </w:r>
    </w:p>
    <w:p w14:paraId="7F19707F" w14:textId="77777777" w:rsidR="00935F29" w:rsidRDefault="006C277A">
      <w:pPr>
        <w:adjustRightInd w:val="0"/>
        <w:snapToGrid w:val="0"/>
        <w:spacing w:beforeLines="50" w:before="120" w:afterLines="50" w:after="120" w:line="240" w:lineRule="auto"/>
        <w:jc w:val="center"/>
        <w:rPr>
          <w:color w:val="0000FF"/>
          <w:kern w:val="0"/>
        </w:rPr>
      </w:pPr>
      <w:r>
        <w:rPr>
          <w:noProof/>
          <w:color w:val="0000FF"/>
          <w:kern w:val="0"/>
        </w:rPr>
        <w:drawing>
          <wp:inline distT="0" distB="0" distL="0" distR="0" wp14:anchorId="453A770F" wp14:editId="6EF64500">
            <wp:extent cx="4273550" cy="2368550"/>
            <wp:effectExtent l="0" t="0" r="0" b="0"/>
            <wp:docPr id="102249170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91706" name="图片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80242" cy="2372640"/>
                    </a:xfrm>
                    <a:prstGeom prst="rect">
                      <a:avLst/>
                    </a:prstGeom>
                    <a:noFill/>
                    <a:ln>
                      <a:noFill/>
                    </a:ln>
                  </pic:spPr>
                </pic:pic>
              </a:graphicData>
            </a:graphic>
          </wp:inline>
        </w:drawing>
      </w:r>
    </w:p>
    <w:p w14:paraId="0DFDA400" w14:textId="77777777"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2-10  </w:t>
      </w:r>
      <w:r w:rsidRPr="00330ADC">
        <w:rPr>
          <w:rFonts w:hint="eastAsia"/>
          <w:b/>
          <w:bCs/>
          <w:sz w:val="21"/>
          <w:szCs w:val="21"/>
        </w:rPr>
        <w:t>Blob</w:t>
      </w:r>
      <w:r>
        <w:rPr>
          <w:b/>
          <w:bCs/>
          <w:kern w:val="0"/>
          <w:sz w:val="21"/>
          <w:szCs w:val="18"/>
        </w:rPr>
        <w:t xml:space="preserve"> </w:t>
      </w:r>
      <w:r>
        <w:rPr>
          <w:b/>
          <w:bCs/>
          <w:kern w:val="0"/>
          <w:sz w:val="21"/>
          <w:szCs w:val="18"/>
        </w:rPr>
        <w:t>的</w:t>
      </w:r>
      <w:r>
        <w:rPr>
          <w:rFonts w:hint="eastAsia"/>
          <w:b/>
          <w:bCs/>
          <w:kern w:val="0"/>
          <w:sz w:val="21"/>
          <w:szCs w:val="18"/>
        </w:rPr>
        <w:t>概述图</w:t>
      </w:r>
    </w:p>
    <w:p w14:paraId="0185A50C" w14:textId="77777777" w:rsidR="00935F29" w:rsidRDefault="006C277A">
      <w:pPr>
        <w:adjustRightInd w:val="0"/>
        <w:snapToGrid w:val="0"/>
        <w:jc w:val="center"/>
        <w:rPr>
          <w:b/>
          <w:bCs/>
          <w:kern w:val="0"/>
          <w:sz w:val="21"/>
          <w:szCs w:val="18"/>
        </w:rPr>
      </w:pPr>
      <w:r>
        <w:rPr>
          <w:b/>
          <w:bCs/>
          <w:kern w:val="0"/>
          <w:sz w:val="21"/>
          <w:szCs w:val="18"/>
        </w:rPr>
        <w:t>Figure 2-</w:t>
      </w:r>
      <w:proofErr w:type="gramStart"/>
      <w:r>
        <w:rPr>
          <w:b/>
          <w:bCs/>
          <w:kern w:val="0"/>
          <w:sz w:val="21"/>
          <w:szCs w:val="18"/>
        </w:rPr>
        <w:t xml:space="preserve">10 </w:t>
      </w:r>
      <w:r>
        <w:rPr>
          <w:rFonts w:hint="eastAsia"/>
          <w:b/>
          <w:bCs/>
          <w:kern w:val="0"/>
          <w:sz w:val="21"/>
          <w:szCs w:val="18"/>
        </w:rPr>
        <w:t xml:space="preserve"> </w:t>
      </w:r>
      <w:r>
        <w:rPr>
          <w:b/>
          <w:bCs/>
          <w:kern w:val="0"/>
          <w:sz w:val="21"/>
          <w:szCs w:val="18"/>
        </w:rPr>
        <w:t>Overview</w:t>
      </w:r>
      <w:proofErr w:type="gramEnd"/>
      <w:r>
        <w:rPr>
          <w:b/>
          <w:bCs/>
          <w:kern w:val="0"/>
          <w:sz w:val="21"/>
          <w:szCs w:val="18"/>
        </w:rPr>
        <w:t xml:space="preserve"> of Blob</w:t>
      </w:r>
    </w:p>
    <w:p w14:paraId="5C3487A8" w14:textId="77777777" w:rsidR="00935F29" w:rsidRDefault="00935F29">
      <w:pPr>
        <w:adjustRightInd w:val="0"/>
        <w:snapToGrid w:val="0"/>
        <w:jc w:val="center"/>
        <w:rPr>
          <w:b/>
          <w:bCs/>
          <w:kern w:val="0"/>
          <w:sz w:val="21"/>
          <w:szCs w:val="18"/>
        </w:rPr>
      </w:pPr>
    </w:p>
    <w:p w14:paraId="7FE3FAE0" w14:textId="77777777" w:rsidR="00935F29" w:rsidRDefault="006C277A">
      <w:pPr>
        <w:snapToGrid w:val="0"/>
        <w:spacing w:line="360" w:lineRule="auto"/>
        <w:ind w:firstLine="482"/>
      </w:pPr>
      <w:r>
        <w:rPr>
          <w:rFonts w:hint="eastAsia"/>
        </w:rPr>
        <w:t>在</w:t>
      </w:r>
      <w:r>
        <w:rPr>
          <w:rFonts w:hint="eastAsia"/>
        </w:rPr>
        <w:t>HTML 5</w:t>
      </w:r>
      <w:r>
        <w:rPr>
          <w:rFonts w:hint="eastAsia"/>
        </w:rPr>
        <w:t>中，</w:t>
      </w:r>
      <w:r>
        <w:t>开发者能够</w:t>
      </w:r>
      <w:r>
        <w:rPr>
          <w:rFonts w:hint="eastAsia"/>
        </w:rPr>
        <w:t>通过</w:t>
      </w:r>
      <w:r>
        <w:rPr>
          <w:rFonts w:hint="eastAsia"/>
        </w:rPr>
        <w:t xml:space="preserve">XML </w:t>
      </w:r>
      <w:proofErr w:type="spellStart"/>
      <w:r>
        <w:rPr>
          <w:rFonts w:hint="eastAsia"/>
        </w:rPr>
        <w:t>HttpRequest</w:t>
      </w:r>
      <w:proofErr w:type="spellEnd"/>
      <w:r>
        <w:rPr>
          <w:rFonts w:hint="eastAsia"/>
        </w:rPr>
        <w:t>对象的</w:t>
      </w:r>
      <w:r>
        <w:rPr>
          <w:rFonts w:hint="eastAsia"/>
        </w:rPr>
        <w:t>send</w:t>
      </w:r>
      <w:r>
        <w:rPr>
          <w:rFonts w:hint="eastAsia"/>
        </w:rPr>
        <w:t>方法向服务器</w:t>
      </w:r>
      <w:r>
        <w:t>传输</w:t>
      </w:r>
      <w:r>
        <w:rPr>
          <w:rFonts w:hint="eastAsia"/>
        </w:rPr>
        <w:t>Blob</w:t>
      </w:r>
      <w:r>
        <w:rPr>
          <w:rFonts w:hint="eastAsia"/>
        </w:rPr>
        <w:t>对象，</w:t>
      </w:r>
      <w:r>
        <w:t>由于任何</w:t>
      </w:r>
      <w:r>
        <w:rPr>
          <w:rFonts w:hint="eastAsia"/>
        </w:rPr>
        <w:t>File</w:t>
      </w:r>
      <w:r>
        <w:t>实例本质上也是一个</w:t>
      </w:r>
      <w:r>
        <w:t>Blob</w:t>
      </w:r>
      <w:r>
        <w:t>实例</w:t>
      </w:r>
      <w:r>
        <w:rPr>
          <w:rFonts w:hint="eastAsia"/>
        </w:rPr>
        <w:t>，</w:t>
      </w:r>
      <w:r>
        <w:t>因此上传文件的过程</w:t>
      </w:r>
      <w:r>
        <w:rPr>
          <w:rFonts w:hint="eastAsia"/>
        </w:rPr>
        <w:t>同样可以通过发送</w:t>
      </w:r>
      <w:r>
        <w:rPr>
          <w:rFonts w:hint="eastAsia"/>
        </w:rPr>
        <w:t>Blob</w:t>
      </w:r>
      <w:r>
        <w:rPr>
          <w:rFonts w:hint="eastAsia"/>
        </w:rPr>
        <w:t>对象的方法来上传文件。</w:t>
      </w:r>
    </w:p>
    <w:p w14:paraId="48093C07" w14:textId="7FAD4818" w:rsidR="00935F29" w:rsidRDefault="006C277A">
      <w:pPr>
        <w:snapToGrid w:val="0"/>
        <w:spacing w:line="360" w:lineRule="auto"/>
        <w:ind w:firstLine="482"/>
      </w:pPr>
      <w:r>
        <w:t>具体</w:t>
      </w:r>
      <w:r>
        <w:rPr>
          <w:rFonts w:hint="eastAsia"/>
        </w:rPr>
        <w:t>使用</w:t>
      </w:r>
      <w:r>
        <w:rPr>
          <w:rFonts w:hint="eastAsia"/>
        </w:rPr>
        <w:t xml:space="preserve">XML </w:t>
      </w:r>
      <w:proofErr w:type="spellStart"/>
      <w:r>
        <w:rPr>
          <w:rFonts w:hint="eastAsia"/>
        </w:rPr>
        <w:t>HttpRequest</w:t>
      </w:r>
      <w:proofErr w:type="spellEnd"/>
      <w:r>
        <w:rPr>
          <w:rFonts w:hint="eastAsia"/>
        </w:rPr>
        <w:t>对象发送</w:t>
      </w:r>
      <w:r>
        <w:rPr>
          <w:rFonts w:hint="eastAsia"/>
        </w:rPr>
        <w:t>Blob</w:t>
      </w:r>
      <w:r>
        <w:rPr>
          <w:rFonts w:hint="eastAsia"/>
        </w:rPr>
        <w:t>对象时，在</w:t>
      </w:r>
      <w:r>
        <w:t>网页上配置</w:t>
      </w:r>
      <w:r>
        <w:rPr>
          <w:rFonts w:hint="eastAsia"/>
        </w:rPr>
        <w:t>一个“复制</w:t>
      </w:r>
      <w:r>
        <w:t>当前页面</w:t>
      </w:r>
      <w:r>
        <w:rPr>
          <w:rFonts w:hint="eastAsia"/>
        </w:rPr>
        <w:t>”的按钮与一个进度条控件</w:t>
      </w:r>
      <w:r>
        <w:rPr>
          <w:rFonts w:hint="eastAsia"/>
        </w:rPr>
        <w:t>progress</w:t>
      </w:r>
      <w:r>
        <w:rPr>
          <w:rFonts w:hint="eastAsia"/>
        </w:rPr>
        <w:t>元素，当用户单击“复制</w:t>
      </w:r>
      <w:r>
        <w:t>当前页面</w:t>
      </w:r>
      <w:r>
        <w:rPr>
          <w:rFonts w:hint="eastAsia"/>
        </w:rPr>
        <w:t>”按钮时脚本程序</w:t>
      </w:r>
      <w:r>
        <w:t>会将整个页面的内容</w:t>
      </w:r>
      <w:r>
        <w:rPr>
          <w:rFonts w:hint="eastAsia"/>
        </w:rPr>
        <w:t>，</w:t>
      </w:r>
      <w:r>
        <w:t>包括</w:t>
      </w:r>
      <w:r>
        <w:t>HTML</w:t>
      </w:r>
      <w:r>
        <w:t>、</w:t>
      </w:r>
      <w:r>
        <w:t>CSS</w:t>
      </w:r>
      <w:r>
        <w:t>及</w:t>
      </w:r>
      <w:r>
        <w:t>JavaScript</w:t>
      </w:r>
      <w:r>
        <w:t>代码</w:t>
      </w:r>
      <w:r>
        <w:rPr>
          <w:rFonts w:hint="eastAsia"/>
        </w:rPr>
        <w:t>，</w:t>
      </w:r>
      <w:r>
        <w:t>封装成一个</w:t>
      </w:r>
      <w:r>
        <w:t>Blob</w:t>
      </w:r>
      <w:r>
        <w:t>对象。</w:t>
      </w:r>
      <w:r>
        <w:rPr>
          <w:rFonts w:hint="eastAsia"/>
        </w:rPr>
        <w:t>然后</w:t>
      </w:r>
      <w:r>
        <w:t>，这个</w:t>
      </w:r>
      <w:r>
        <w:rPr>
          <w:rFonts w:hint="eastAsia"/>
        </w:rPr>
        <w:t>Blob</w:t>
      </w:r>
      <w:r>
        <w:rPr>
          <w:rFonts w:hint="eastAsia"/>
        </w:rPr>
        <w:t>对象指定为</w:t>
      </w:r>
      <w:r>
        <w:rPr>
          <w:rFonts w:hint="eastAsia"/>
        </w:rPr>
        <w:t xml:space="preserve">XML </w:t>
      </w:r>
      <w:proofErr w:type="spellStart"/>
      <w:r>
        <w:rPr>
          <w:rFonts w:hint="eastAsia"/>
        </w:rPr>
        <w:t>HttpRequest</w:t>
      </w:r>
      <w:proofErr w:type="spellEnd"/>
      <w:r>
        <w:rPr>
          <w:rFonts w:hint="eastAsia"/>
        </w:rPr>
        <w:t>对象的</w:t>
      </w:r>
      <w:r>
        <w:rPr>
          <w:rFonts w:hint="eastAsia"/>
        </w:rPr>
        <w:t>send</w:t>
      </w:r>
      <w:r>
        <w:rPr>
          <w:rFonts w:hint="eastAsia"/>
        </w:rPr>
        <w:t>方法的参数值的方法向服务器端发送该</w:t>
      </w:r>
      <w:r>
        <w:rPr>
          <w:rFonts w:hint="eastAsia"/>
        </w:rPr>
        <w:t>Blob</w:t>
      </w:r>
      <w:r>
        <w:rPr>
          <w:rFonts w:hint="eastAsia"/>
        </w:rPr>
        <w:t>对象，服务器端接收到该</w:t>
      </w:r>
      <w:r>
        <w:rPr>
          <w:rFonts w:hint="eastAsia"/>
        </w:rPr>
        <w:t>Blob</w:t>
      </w:r>
      <w:r>
        <w:rPr>
          <w:rFonts w:hint="eastAsia"/>
        </w:rPr>
        <w:t>对象后将其保存为一个文件，文件名为“副本</w:t>
      </w:r>
      <w:r>
        <w:rPr>
          <w:rFonts w:hint="eastAsia"/>
        </w:rPr>
        <w:t>_</w:t>
      </w:r>
      <w:r>
        <w:rPr>
          <w:rFonts w:hint="eastAsia"/>
        </w:rPr>
        <w:t>”</w:t>
      </w:r>
      <w:r>
        <w:t>加上原页面文件名</w:t>
      </w:r>
      <w:r w:rsidR="00311A95">
        <w:rPr>
          <w:rFonts w:hint="eastAsia"/>
        </w:rPr>
        <w:t>(</w:t>
      </w:r>
      <w:r>
        <w:t>含扩展名，不涉及路径信息</w:t>
      </w:r>
      <w:r w:rsidR="00311A95">
        <w:rPr>
          <w:rFonts w:hint="eastAsia"/>
        </w:rPr>
        <w:t>)</w:t>
      </w:r>
      <w:r>
        <w:rPr>
          <w:rFonts w:hint="eastAsia"/>
        </w:rPr>
        <w:t>。在向服务器端发送</w:t>
      </w:r>
      <w:r>
        <w:rPr>
          <w:rFonts w:hint="eastAsia"/>
        </w:rPr>
        <w:t>Blob</w:t>
      </w:r>
      <w:r>
        <w:rPr>
          <w:rFonts w:hint="eastAsia"/>
        </w:rPr>
        <w:t>对象的同时，</w:t>
      </w:r>
      <w:r>
        <w:t>前端界面上的进度条也会实时更新，反映上传进度</w:t>
      </w:r>
      <w:r>
        <w:rPr>
          <w:kern w:val="0"/>
          <w:vertAlign w:val="superscript"/>
        </w:rPr>
        <w:t>[</w:t>
      </w:r>
      <w:r>
        <w:rPr>
          <w:rFonts w:hint="eastAsia"/>
          <w:kern w:val="0"/>
          <w:vertAlign w:val="superscript"/>
        </w:rPr>
        <w:t>24</w:t>
      </w:r>
      <w:r>
        <w:rPr>
          <w:kern w:val="0"/>
          <w:vertAlign w:val="superscript"/>
        </w:rPr>
        <w:t>]</w:t>
      </w:r>
      <w:r>
        <w:t>。</w:t>
      </w:r>
    </w:p>
    <w:p w14:paraId="5449462E" w14:textId="77777777" w:rsidR="00935F29" w:rsidRDefault="006C277A">
      <w:pPr>
        <w:pStyle w:val="3"/>
        <w:snapToGrid w:val="0"/>
        <w:spacing w:beforeLines="100" w:before="240" w:beforeAutospacing="0" w:afterLines="50" w:after="120" w:afterAutospacing="0" w:line="360" w:lineRule="auto"/>
        <w:rPr>
          <w:b w:val="0"/>
          <w:bCs w:val="0"/>
        </w:rPr>
      </w:pPr>
      <w:bookmarkStart w:id="28" w:name="_Toc200035237"/>
      <w:r>
        <w:rPr>
          <w:b w:val="0"/>
          <w:bCs w:val="0"/>
        </w:rPr>
        <w:lastRenderedPageBreak/>
        <w:t>2.</w:t>
      </w:r>
      <w:r>
        <w:rPr>
          <w:rFonts w:hint="eastAsia"/>
          <w:b w:val="0"/>
          <w:bCs w:val="0"/>
        </w:rPr>
        <w:t xml:space="preserve">2.8 </w:t>
      </w:r>
      <w:bookmarkStart w:id="29" w:name="_Hlk198473108"/>
      <w:r>
        <w:rPr>
          <w:b w:val="0"/>
          <w:bCs w:val="0"/>
        </w:rPr>
        <w:t>PDF.js</w:t>
      </w:r>
      <w:bookmarkEnd w:id="29"/>
      <w:r>
        <w:rPr>
          <w:rFonts w:hint="eastAsia"/>
          <w:b w:val="0"/>
          <w:bCs w:val="0"/>
        </w:rPr>
        <w:t>组件包</w:t>
      </w:r>
      <w:bookmarkEnd w:id="28"/>
    </w:p>
    <w:p w14:paraId="64D06ABC" w14:textId="77777777" w:rsidR="00935F29" w:rsidRDefault="006C277A">
      <w:pPr>
        <w:adjustRightInd w:val="0"/>
        <w:snapToGrid w:val="0"/>
        <w:spacing w:beforeLines="50" w:before="120" w:afterLines="50" w:after="120" w:line="240" w:lineRule="auto"/>
        <w:jc w:val="center"/>
        <w:rPr>
          <w:color w:val="0000FF"/>
          <w:kern w:val="0"/>
        </w:rPr>
      </w:pPr>
      <w:r>
        <w:rPr>
          <w:noProof/>
          <w:color w:val="0000FF"/>
          <w:kern w:val="0"/>
        </w:rPr>
        <w:drawing>
          <wp:inline distT="0" distB="0" distL="0" distR="0" wp14:anchorId="78C206EF" wp14:editId="4690FB6E">
            <wp:extent cx="1022350" cy="1003935"/>
            <wp:effectExtent l="0" t="0" r="6350" b="5715"/>
            <wp:docPr id="8421775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77548" name="图片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023976" cy="1005853"/>
                    </a:xfrm>
                    <a:prstGeom prst="rect">
                      <a:avLst/>
                    </a:prstGeom>
                    <a:noFill/>
                    <a:ln>
                      <a:noFill/>
                    </a:ln>
                  </pic:spPr>
                </pic:pic>
              </a:graphicData>
            </a:graphic>
          </wp:inline>
        </w:drawing>
      </w:r>
    </w:p>
    <w:p w14:paraId="694DB2C7" w14:textId="77777777"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2-11  </w:t>
      </w:r>
      <w:r>
        <w:rPr>
          <w:b/>
          <w:bCs/>
          <w:sz w:val="21"/>
          <w:szCs w:val="21"/>
        </w:rPr>
        <w:t>PDF.js</w:t>
      </w:r>
      <w:r>
        <w:rPr>
          <w:b/>
          <w:bCs/>
          <w:kern w:val="0"/>
          <w:sz w:val="21"/>
          <w:szCs w:val="18"/>
        </w:rPr>
        <w:t xml:space="preserve"> </w:t>
      </w:r>
      <w:r>
        <w:rPr>
          <w:b/>
          <w:bCs/>
          <w:kern w:val="0"/>
          <w:sz w:val="21"/>
          <w:szCs w:val="18"/>
        </w:rPr>
        <w:t>的</w:t>
      </w:r>
      <w:r>
        <w:rPr>
          <w:rFonts w:hint="eastAsia"/>
          <w:b/>
          <w:bCs/>
          <w:kern w:val="0"/>
          <w:sz w:val="21"/>
          <w:szCs w:val="18"/>
        </w:rPr>
        <w:t>图标</w:t>
      </w:r>
    </w:p>
    <w:p w14:paraId="70DC4DBA" w14:textId="77777777" w:rsidR="00935F29" w:rsidRDefault="006C277A">
      <w:pPr>
        <w:adjustRightInd w:val="0"/>
        <w:snapToGrid w:val="0"/>
        <w:jc w:val="center"/>
        <w:rPr>
          <w:b/>
          <w:bCs/>
          <w:kern w:val="0"/>
          <w:sz w:val="21"/>
          <w:szCs w:val="18"/>
        </w:rPr>
      </w:pPr>
      <w:r>
        <w:rPr>
          <w:b/>
          <w:bCs/>
          <w:kern w:val="0"/>
          <w:sz w:val="21"/>
          <w:szCs w:val="18"/>
        </w:rPr>
        <w:t>Figure 2-</w:t>
      </w:r>
      <w:proofErr w:type="gramStart"/>
      <w:r>
        <w:rPr>
          <w:b/>
          <w:bCs/>
          <w:kern w:val="0"/>
          <w:sz w:val="21"/>
          <w:szCs w:val="18"/>
        </w:rPr>
        <w:t>1</w:t>
      </w:r>
      <w:r>
        <w:rPr>
          <w:rFonts w:hint="eastAsia"/>
          <w:b/>
          <w:bCs/>
          <w:kern w:val="0"/>
          <w:sz w:val="21"/>
          <w:szCs w:val="18"/>
        </w:rPr>
        <w:t>1</w:t>
      </w:r>
      <w:r>
        <w:rPr>
          <w:b/>
          <w:bCs/>
          <w:kern w:val="0"/>
          <w:sz w:val="21"/>
          <w:szCs w:val="18"/>
        </w:rPr>
        <w:t xml:space="preserve"> </w:t>
      </w:r>
      <w:r>
        <w:rPr>
          <w:rFonts w:hint="eastAsia"/>
          <w:b/>
          <w:bCs/>
          <w:kern w:val="0"/>
          <w:sz w:val="21"/>
          <w:szCs w:val="18"/>
        </w:rPr>
        <w:t xml:space="preserve"> </w:t>
      </w:r>
      <w:r>
        <w:rPr>
          <w:b/>
          <w:bCs/>
          <w:sz w:val="21"/>
          <w:szCs w:val="21"/>
        </w:rPr>
        <w:t>PDF.js</w:t>
      </w:r>
      <w:proofErr w:type="gramEnd"/>
      <w:r>
        <w:rPr>
          <w:rFonts w:hint="eastAsia"/>
          <w:b/>
          <w:bCs/>
          <w:sz w:val="21"/>
          <w:szCs w:val="21"/>
        </w:rPr>
        <w:t xml:space="preserve"> icon</w:t>
      </w:r>
    </w:p>
    <w:p w14:paraId="5F1BDAC3" w14:textId="77777777" w:rsidR="00935F29" w:rsidRDefault="00935F29">
      <w:pPr>
        <w:adjustRightInd w:val="0"/>
        <w:snapToGrid w:val="0"/>
        <w:jc w:val="center"/>
        <w:rPr>
          <w:b/>
          <w:bCs/>
          <w:kern w:val="0"/>
          <w:sz w:val="21"/>
          <w:szCs w:val="18"/>
        </w:rPr>
      </w:pPr>
    </w:p>
    <w:p w14:paraId="6FCE3161" w14:textId="77777777" w:rsidR="00935F29" w:rsidRDefault="006C277A">
      <w:pPr>
        <w:snapToGrid w:val="0"/>
        <w:spacing w:line="360" w:lineRule="auto"/>
        <w:ind w:firstLine="482"/>
      </w:pPr>
      <w:r>
        <w:rPr>
          <w:rFonts w:hint="eastAsia"/>
        </w:rPr>
        <w:t xml:space="preserve">PDF.js </w:t>
      </w:r>
      <w:r>
        <w:rPr>
          <w:rFonts w:hint="eastAsia"/>
        </w:rPr>
        <w:t>是由</w:t>
      </w:r>
      <w:r>
        <w:rPr>
          <w:rFonts w:hint="eastAsia"/>
        </w:rPr>
        <w:t xml:space="preserve"> Mozilla </w:t>
      </w:r>
      <w:r>
        <w:rPr>
          <w:rFonts w:hint="eastAsia"/>
        </w:rPr>
        <w:t>开发并维护的一个</w:t>
      </w:r>
      <w:r>
        <w:t>基于</w:t>
      </w:r>
      <w:r>
        <w:t>JavaScript</w:t>
      </w:r>
      <w:r>
        <w:rPr>
          <w:rFonts w:hint="eastAsia"/>
        </w:rPr>
        <w:t>的开源项目，旨在使用</w:t>
      </w:r>
      <w:r>
        <w:rPr>
          <w:rFonts w:hint="eastAsia"/>
        </w:rPr>
        <w:t xml:space="preserve"> HTML5 </w:t>
      </w:r>
      <w:r>
        <w:rPr>
          <w:rFonts w:hint="eastAsia"/>
        </w:rPr>
        <w:t>技术实现对</w:t>
      </w:r>
      <w:r>
        <w:rPr>
          <w:rFonts w:hint="eastAsia"/>
        </w:rPr>
        <w:t xml:space="preserve"> PDF </w:t>
      </w:r>
      <w:r>
        <w:rPr>
          <w:rFonts w:hint="eastAsia"/>
        </w:rPr>
        <w:t>文档的解析与渲染。它允许开发者在网页环境中直接查看</w:t>
      </w:r>
      <w:r>
        <w:rPr>
          <w:rFonts w:hint="eastAsia"/>
        </w:rPr>
        <w:t xml:space="preserve"> PDF</w:t>
      </w:r>
      <w:r>
        <w:rPr>
          <w:kern w:val="0"/>
          <w:vertAlign w:val="superscript"/>
        </w:rPr>
        <w:t>[</w:t>
      </w:r>
      <w:r>
        <w:rPr>
          <w:rFonts w:hint="eastAsia"/>
          <w:kern w:val="0"/>
          <w:vertAlign w:val="superscript"/>
        </w:rPr>
        <w:t>25</w:t>
      </w:r>
      <w:r>
        <w:rPr>
          <w:kern w:val="0"/>
          <w:vertAlign w:val="superscript"/>
        </w:rPr>
        <w:t>]</w:t>
      </w:r>
      <w:r>
        <w:rPr>
          <w:rFonts w:hint="eastAsia"/>
        </w:rPr>
        <w:t>文件，无需依赖任何第三方插件，如</w:t>
      </w:r>
      <w:r>
        <w:rPr>
          <w:rFonts w:hint="eastAsia"/>
        </w:rPr>
        <w:t xml:space="preserve"> Adobe Reader</w:t>
      </w:r>
      <w:r>
        <w:rPr>
          <w:rFonts w:hint="eastAsia"/>
        </w:rPr>
        <w:t>。</w:t>
      </w:r>
      <w:r>
        <w:rPr>
          <w:rFonts w:hint="eastAsia"/>
        </w:rPr>
        <w:t xml:space="preserve">PDF.js </w:t>
      </w:r>
      <w:r>
        <w:rPr>
          <w:rFonts w:hint="eastAsia"/>
        </w:rPr>
        <w:t>主要用于浏览器端，提供了丰富的</w:t>
      </w:r>
      <w:r>
        <w:rPr>
          <w:rFonts w:hint="eastAsia"/>
        </w:rPr>
        <w:t xml:space="preserve"> API </w:t>
      </w:r>
      <w:r>
        <w:rPr>
          <w:rFonts w:hint="eastAsia"/>
        </w:rPr>
        <w:t>接口，方便用户定制化需求。</w:t>
      </w:r>
    </w:p>
    <w:p w14:paraId="713FAF64" w14:textId="77777777" w:rsidR="00935F29" w:rsidRDefault="006C277A">
      <w:pPr>
        <w:snapToGrid w:val="0"/>
        <w:spacing w:line="360" w:lineRule="auto"/>
        <w:ind w:firstLine="482"/>
      </w:pPr>
      <w:r>
        <w:t>目前已知的前端渲染</w:t>
      </w:r>
      <w:r>
        <w:t>pdf</w:t>
      </w:r>
      <w:r>
        <w:t>组件都是基于</w:t>
      </w:r>
      <w:r>
        <w:t>pdf.js</w:t>
      </w:r>
      <w:r>
        <w:t>进行封装。</w:t>
      </w:r>
    </w:p>
    <w:p w14:paraId="6E151A36" w14:textId="77777777" w:rsidR="00935F29" w:rsidRDefault="006C277A">
      <w:pPr>
        <w:pStyle w:val="3"/>
        <w:snapToGrid w:val="0"/>
        <w:spacing w:beforeLines="100" w:before="240" w:beforeAutospacing="0" w:afterLines="50" w:after="120" w:afterAutospacing="0" w:line="360" w:lineRule="auto"/>
        <w:rPr>
          <w:b w:val="0"/>
          <w:bCs w:val="0"/>
        </w:rPr>
      </w:pPr>
      <w:bookmarkStart w:id="30" w:name="_Toc200035238"/>
      <w:r>
        <w:rPr>
          <w:b w:val="0"/>
          <w:bCs w:val="0"/>
        </w:rPr>
        <w:t>2.</w:t>
      </w:r>
      <w:r>
        <w:rPr>
          <w:rFonts w:hint="eastAsia"/>
          <w:b w:val="0"/>
          <w:bCs w:val="0"/>
        </w:rPr>
        <w:t xml:space="preserve">2.9 </w:t>
      </w:r>
      <w:r>
        <w:rPr>
          <w:b w:val="0"/>
          <w:bCs w:val="0"/>
        </w:rPr>
        <w:t>微软</w:t>
      </w:r>
      <w:r>
        <w:rPr>
          <w:b w:val="0"/>
          <w:bCs w:val="0"/>
        </w:rPr>
        <w:t xml:space="preserve"> Office Online </w:t>
      </w:r>
      <w:r>
        <w:rPr>
          <w:b w:val="0"/>
          <w:bCs w:val="0"/>
        </w:rPr>
        <w:t>服务</w:t>
      </w:r>
      <w:bookmarkEnd w:id="30"/>
    </w:p>
    <w:p w14:paraId="4CD6F8D6" w14:textId="77777777" w:rsidR="00935F29" w:rsidRDefault="006C277A">
      <w:pPr>
        <w:snapToGrid w:val="0"/>
        <w:spacing w:line="360" w:lineRule="auto"/>
        <w:ind w:firstLine="482"/>
      </w:pPr>
      <w:r>
        <w:t>随着云计算的发展，越来越多的企业和个人选择在线办公解决方案来提高工作效率和协作能力。微软</w:t>
      </w:r>
      <w:r>
        <w:t xml:space="preserve"> Office Online </w:t>
      </w:r>
      <w:r>
        <w:t>是基于云的服务，允许用户通过浏览器直接查看和编辑</w:t>
      </w:r>
      <w:r>
        <w:t xml:space="preserve"> Word</w:t>
      </w:r>
      <w:r>
        <w:t>、</w:t>
      </w:r>
      <w:r>
        <w:t>Excel</w:t>
      </w:r>
      <w:r>
        <w:t>、</w:t>
      </w:r>
      <w:r>
        <w:t xml:space="preserve">PowerPoint </w:t>
      </w:r>
      <w:r>
        <w:t>等文档，无需安装本地软件。</w:t>
      </w:r>
    </w:p>
    <w:p w14:paraId="3F879210" w14:textId="77777777" w:rsidR="00935F29" w:rsidRDefault="006C277A">
      <w:pPr>
        <w:adjustRightInd w:val="0"/>
        <w:snapToGrid w:val="0"/>
        <w:spacing w:beforeLines="50" w:before="120" w:afterLines="50" w:after="120" w:line="240" w:lineRule="auto"/>
        <w:jc w:val="center"/>
        <w:rPr>
          <w:color w:val="0000FF"/>
          <w:kern w:val="0"/>
        </w:rPr>
      </w:pPr>
      <w:r>
        <w:rPr>
          <w:noProof/>
          <w:color w:val="0000FF"/>
          <w:kern w:val="0"/>
        </w:rPr>
        <w:drawing>
          <wp:inline distT="0" distB="0" distL="0" distR="0" wp14:anchorId="430A877F" wp14:editId="05FCF97E">
            <wp:extent cx="4572000" cy="3218180"/>
            <wp:effectExtent l="0" t="0" r="0" b="1270"/>
            <wp:docPr id="20787910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1069" name="图片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576599" cy="3221884"/>
                    </a:xfrm>
                    <a:prstGeom prst="rect">
                      <a:avLst/>
                    </a:prstGeom>
                    <a:noFill/>
                    <a:ln>
                      <a:noFill/>
                    </a:ln>
                  </pic:spPr>
                </pic:pic>
              </a:graphicData>
            </a:graphic>
          </wp:inline>
        </w:drawing>
      </w:r>
    </w:p>
    <w:p w14:paraId="4EFB58A3" w14:textId="77777777" w:rsidR="00935F29" w:rsidRDefault="006C277A">
      <w:pPr>
        <w:adjustRightInd w:val="0"/>
        <w:snapToGrid w:val="0"/>
        <w:jc w:val="center"/>
        <w:rPr>
          <w:b/>
          <w:bCs/>
          <w:sz w:val="21"/>
          <w:szCs w:val="21"/>
        </w:rPr>
      </w:pPr>
      <w:r>
        <w:rPr>
          <w:rFonts w:hint="eastAsia"/>
          <w:b/>
          <w:bCs/>
          <w:kern w:val="0"/>
          <w:sz w:val="21"/>
          <w:szCs w:val="18"/>
        </w:rPr>
        <w:t>图</w:t>
      </w:r>
      <w:r>
        <w:rPr>
          <w:rFonts w:hint="eastAsia"/>
          <w:b/>
          <w:bCs/>
          <w:kern w:val="0"/>
          <w:sz w:val="21"/>
          <w:szCs w:val="18"/>
        </w:rPr>
        <w:t xml:space="preserve">2-12  </w:t>
      </w:r>
      <w:r>
        <w:rPr>
          <w:b/>
          <w:bCs/>
          <w:sz w:val="21"/>
          <w:szCs w:val="21"/>
        </w:rPr>
        <w:t>微软</w:t>
      </w:r>
      <w:r>
        <w:rPr>
          <w:b/>
          <w:bCs/>
          <w:sz w:val="21"/>
          <w:szCs w:val="21"/>
        </w:rPr>
        <w:t>Office Online</w:t>
      </w:r>
      <w:r>
        <w:rPr>
          <w:b/>
          <w:bCs/>
          <w:sz w:val="21"/>
          <w:szCs w:val="21"/>
        </w:rPr>
        <w:t>服务</w:t>
      </w:r>
      <w:r>
        <w:rPr>
          <w:rFonts w:hint="eastAsia"/>
          <w:b/>
          <w:bCs/>
          <w:sz w:val="21"/>
          <w:szCs w:val="21"/>
        </w:rPr>
        <w:t>流程图</w:t>
      </w:r>
    </w:p>
    <w:p w14:paraId="31345402" w14:textId="7C6DBE48" w:rsidR="00935F29" w:rsidRDefault="006C277A">
      <w:pPr>
        <w:adjustRightInd w:val="0"/>
        <w:snapToGrid w:val="0"/>
        <w:jc w:val="center"/>
        <w:rPr>
          <w:b/>
          <w:bCs/>
          <w:kern w:val="0"/>
          <w:sz w:val="21"/>
          <w:szCs w:val="18"/>
        </w:rPr>
      </w:pPr>
      <w:r>
        <w:rPr>
          <w:b/>
          <w:bCs/>
          <w:kern w:val="0"/>
          <w:sz w:val="21"/>
          <w:szCs w:val="18"/>
        </w:rPr>
        <w:t>Figure 2-</w:t>
      </w:r>
      <w:proofErr w:type="gramStart"/>
      <w:r>
        <w:rPr>
          <w:b/>
          <w:bCs/>
          <w:kern w:val="0"/>
          <w:sz w:val="21"/>
          <w:szCs w:val="18"/>
        </w:rPr>
        <w:t>12</w:t>
      </w:r>
      <w:r w:rsidR="00D60567">
        <w:rPr>
          <w:rFonts w:hint="eastAsia"/>
          <w:b/>
          <w:bCs/>
          <w:kern w:val="0"/>
          <w:sz w:val="21"/>
          <w:szCs w:val="18"/>
        </w:rPr>
        <w:t xml:space="preserve"> </w:t>
      </w:r>
      <w:r>
        <w:rPr>
          <w:b/>
          <w:bCs/>
          <w:kern w:val="0"/>
          <w:sz w:val="21"/>
          <w:szCs w:val="18"/>
        </w:rPr>
        <w:t xml:space="preserve"> Microsoft</w:t>
      </w:r>
      <w:proofErr w:type="gramEnd"/>
      <w:r>
        <w:rPr>
          <w:b/>
          <w:bCs/>
          <w:kern w:val="0"/>
          <w:sz w:val="21"/>
          <w:szCs w:val="18"/>
        </w:rPr>
        <w:t xml:space="preserve"> Office Online Service Flow Chart</w:t>
      </w:r>
    </w:p>
    <w:p w14:paraId="0B00D53D" w14:textId="77777777" w:rsidR="00935F29" w:rsidRDefault="00935F29">
      <w:pPr>
        <w:adjustRightInd w:val="0"/>
        <w:snapToGrid w:val="0"/>
        <w:jc w:val="center"/>
        <w:rPr>
          <w:b/>
          <w:bCs/>
          <w:kern w:val="0"/>
          <w:sz w:val="21"/>
          <w:szCs w:val="18"/>
        </w:rPr>
      </w:pPr>
    </w:p>
    <w:p w14:paraId="6A8CE1FD" w14:textId="77777777" w:rsidR="00935F29" w:rsidRDefault="006C277A">
      <w:pPr>
        <w:snapToGrid w:val="0"/>
        <w:spacing w:line="360" w:lineRule="auto"/>
        <w:ind w:firstLine="482"/>
      </w:pPr>
      <w:r>
        <w:t>做域控的主机</w:t>
      </w:r>
      <w:r>
        <w:rPr>
          <w:rFonts w:hint="eastAsia"/>
        </w:rPr>
        <w:t>(</w:t>
      </w:r>
      <w:r>
        <w:t>WOPI Server</w:t>
      </w:r>
      <w:r>
        <w:rPr>
          <w:rFonts w:hint="eastAsia"/>
        </w:rPr>
        <w:t>)</w:t>
      </w:r>
      <w:r>
        <w:rPr>
          <w:rFonts w:hint="eastAsia"/>
        </w:rPr>
        <w:t>，</w:t>
      </w:r>
      <w:r>
        <w:t>安装</w:t>
      </w:r>
      <w:r>
        <w:t xml:space="preserve">office online </w:t>
      </w:r>
      <w:r>
        <w:t>的主机</w:t>
      </w:r>
      <w:r>
        <w:rPr>
          <w:rFonts w:hint="eastAsia"/>
        </w:rPr>
        <w:t>(</w:t>
      </w:r>
      <w:r>
        <w:t>WOPI Client</w:t>
      </w:r>
      <w:r>
        <w:rPr>
          <w:rFonts w:hint="eastAsia"/>
        </w:rPr>
        <w:t>)</w:t>
      </w:r>
      <w:r>
        <w:rPr>
          <w:rFonts w:hint="eastAsia"/>
        </w:rPr>
        <w:t>。</w:t>
      </w:r>
    </w:p>
    <w:p w14:paraId="73109904" w14:textId="77777777" w:rsidR="00935F29" w:rsidRDefault="006C277A">
      <w:pPr>
        <w:snapToGrid w:val="0"/>
        <w:spacing w:line="360" w:lineRule="auto"/>
        <w:ind w:firstLine="482"/>
      </w:pPr>
      <w:r>
        <w:t>微软</w:t>
      </w:r>
      <w:r>
        <w:t xml:space="preserve"> Office Online</w:t>
      </w:r>
      <w:r>
        <w:rPr>
          <w:rFonts w:hint="eastAsia"/>
        </w:rPr>
        <w:t>通</w:t>
      </w:r>
      <w:r>
        <w:t>过嵌入式框架</w:t>
      </w:r>
      <w:r>
        <w:rPr>
          <w:rFonts w:hint="eastAsia"/>
        </w:rPr>
        <w:t>，</w:t>
      </w:r>
      <w:r>
        <w:t>如</w:t>
      </w:r>
      <w:r>
        <w:t xml:space="preserve"> &lt;</w:t>
      </w:r>
      <w:proofErr w:type="spellStart"/>
      <w:r>
        <w:t>iframe</w:t>
      </w:r>
      <w:proofErr w:type="spellEnd"/>
      <w:r>
        <w:t xml:space="preserve">&gt; </w:t>
      </w:r>
      <w:r>
        <w:t>标签将</w:t>
      </w:r>
      <w:r>
        <w:t xml:space="preserve"> Office </w:t>
      </w:r>
      <w:r>
        <w:t>文档加载到网页中。首先需要将目标文档上传至</w:t>
      </w:r>
      <w:r>
        <w:t xml:space="preserve"> OneDrive </w:t>
      </w:r>
      <w:r>
        <w:t>或</w:t>
      </w:r>
      <w:r>
        <w:t xml:space="preserve"> SharePoint</w:t>
      </w:r>
      <w:r>
        <w:t>，或者提供可公开访问的</w:t>
      </w:r>
      <w:r>
        <w:t xml:space="preserve"> URL</w:t>
      </w:r>
      <w:r>
        <w:t>。</w:t>
      </w:r>
      <w:r>
        <w:rPr>
          <w:rFonts w:hint="eastAsia"/>
        </w:rPr>
        <w:t>再</w:t>
      </w:r>
      <w:r>
        <w:t>利用</w:t>
      </w:r>
      <w:r>
        <w:t xml:space="preserve"> Office Online </w:t>
      </w:r>
      <w:r>
        <w:t>提供的</w:t>
      </w:r>
      <w:r>
        <w:t xml:space="preserve"> API </w:t>
      </w:r>
      <w:r>
        <w:t>或手动配置生成用于嵌入网页的</w:t>
      </w:r>
      <w:r>
        <w:t xml:space="preserve"> URL</w:t>
      </w:r>
      <w:r>
        <w:t>。</w:t>
      </w:r>
      <w:r>
        <w:rPr>
          <w:rFonts w:hint="eastAsia"/>
        </w:rPr>
        <w:t>最后</w:t>
      </w:r>
      <w:r>
        <w:t>通过</w:t>
      </w:r>
      <w:r>
        <w:t>&lt;</w:t>
      </w:r>
      <w:proofErr w:type="spellStart"/>
      <w:r>
        <w:t>iframe</w:t>
      </w:r>
      <w:proofErr w:type="spellEnd"/>
      <w:r>
        <w:t>&gt;</w:t>
      </w:r>
      <w:r>
        <w:t>将生成的</w:t>
      </w:r>
      <w:r>
        <w:t xml:space="preserve"> URL </w:t>
      </w:r>
      <w:r>
        <w:t>嵌入到目标网页中，以实现在浏览器中查看和编辑文档。</w:t>
      </w:r>
    </w:p>
    <w:p w14:paraId="58F77908" w14:textId="77777777" w:rsidR="00935F29" w:rsidRDefault="006C277A">
      <w:pPr>
        <w:pStyle w:val="2"/>
        <w:snapToGrid w:val="0"/>
        <w:spacing w:beforeLines="100" w:before="240" w:beforeAutospacing="0" w:afterLines="50" w:after="120" w:afterAutospacing="0" w:line="360" w:lineRule="auto"/>
        <w:rPr>
          <w:rStyle w:val="2Char"/>
          <w:rFonts w:ascii="Times New Roman" w:hAnsi="Times New Roman"/>
          <w:sz w:val="28"/>
        </w:rPr>
      </w:pPr>
      <w:bookmarkStart w:id="31" w:name="_Toc200035239"/>
      <w:r>
        <w:rPr>
          <w:rStyle w:val="2Char"/>
          <w:rFonts w:ascii="Times New Roman" w:hAnsi="Times New Roman"/>
          <w:sz w:val="28"/>
        </w:rPr>
        <w:t>2.</w:t>
      </w:r>
      <w:r>
        <w:rPr>
          <w:rStyle w:val="2Char"/>
          <w:rFonts w:ascii="Times New Roman" w:hAnsi="Times New Roman" w:hint="eastAsia"/>
          <w:sz w:val="28"/>
        </w:rPr>
        <w:t>3</w:t>
      </w:r>
      <w:r>
        <w:rPr>
          <w:rStyle w:val="2Char"/>
          <w:rFonts w:ascii="Times New Roman" w:hAnsi="Times New Roman"/>
          <w:sz w:val="28"/>
        </w:rPr>
        <w:t xml:space="preserve"> </w:t>
      </w:r>
      <w:r>
        <w:rPr>
          <w:rFonts w:ascii="Times New Roman" w:hAnsi="Times New Roman" w:hint="eastAsia"/>
          <w:b w:val="0"/>
          <w:bCs w:val="0"/>
        </w:rPr>
        <w:t>本章小结</w:t>
      </w:r>
      <w:bookmarkEnd w:id="31"/>
      <w:r>
        <w:rPr>
          <w:rStyle w:val="2Char"/>
          <w:rFonts w:ascii="Times New Roman" w:hAnsi="Times New Roman" w:hint="eastAsia"/>
          <w:sz w:val="28"/>
        </w:rPr>
        <w:t xml:space="preserve"> </w:t>
      </w:r>
    </w:p>
    <w:p w14:paraId="40AB61CD" w14:textId="77777777" w:rsidR="00935F29" w:rsidRDefault="006C277A">
      <w:pPr>
        <w:snapToGrid w:val="0"/>
        <w:spacing w:line="360" w:lineRule="auto"/>
        <w:ind w:firstLine="482"/>
      </w:pPr>
      <w:r>
        <w:rPr>
          <w:rFonts w:hint="eastAsia"/>
        </w:rPr>
        <w:t>本章主要介绍了课程知识图谱系统项目中所使用的系统开发环境和其中的关键技术。</w:t>
      </w:r>
      <w:r>
        <w:br w:type="page"/>
      </w:r>
    </w:p>
    <w:p w14:paraId="7EEC297D" w14:textId="77777777" w:rsidR="00935F29" w:rsidRDefault="00935F29" w:rsidP="00BB552B">
      <w:pPr>
        <w:pStyle w:val="1"/>
        <w:adjustRightInd w:val="0"/>
        <w:snapToGrid w:val="0"/>
        <w:spacing w:before="0" w:after="0" w:line="360" w:lineRule="auto"/>
        <w:ind w:left="0" w:firstLineChars="0" w:firstLine="0"/>
      </w:pPr>
    </w:p>
    <w:p w14:paraId="30896290" w14:textId="0E0DE206" w:rsidR="00935F29" w:rsidRDefault="006C277A">
      <w:pPr>
        <w:pStyle w:val="1"/>
        <w:adjustRightInd w:val="0"/>
        <w:snapToGrid w:val="0"/>
        <w:spacing w:before="0" w:after="0" w:line="360" w:lineRule="auto"/>
        <w:ind w:left="0" w:firstLineChars="0" w:firstLine="0"/>
        <w:rPr>
          <w:rFonts w:hAnsi="黑体"/>
          <w:bCs w:val="0"/>
          <w:szCs w:val="32"/>
        </w:rPr>
      </w:pPr>
      <w:bookmarkStart w:id="32" w:name="_Toc200035240"/>
      <w:r>
        <w:rPr>
          <w:rFonts w:hAnsi="黑体"/>
          <w:bCs w:val="0"/>
          <w:szCs w:val="32"/>
        </w:rPr>
        <w:t>第</w:t>
      </w:r>
      <w:r>
        <w:rPr>
          <w:rFonts w:hAnsi="黑体" w:hint="eastAsia"/>
          <w:bCs w:val="0"/>
          <w:szCs w:val="32"/>
        </w:rPr>
        <w:t>3</w:t>
      </w:r>
      <w:r>
        <w:rPr>
          <w:rFonts w:hAnsi="黑体"/>
          <w:bCs w:val="0"/>
          <w:szCs w:val="32"/>
        </w:rPr>
        <w:t xml:space="preserve">章  </w:t>
      </w:r>
      <w:r>
        <w:rPr>
          <w:rFonts w:hAnsi="黑体" w:hint="eastAsia"/>
          <w:bCs w:val="0"/>
          <w:szCs w:val="32"/>
        </w:rPr>
        <w:t>系统设计及实现</w:t>
      </w:r>
      <w:bookmarkEnd w:id="32"/>
    </w:p>
    <w:p w14:paraId="5F508EF6" w14:textId="77777777" w:rsidR="00935F29" w:rsidRDefault="00935F29" w:rsidP="00BB552B">
      <w:pPr>
        <w:pStyle w:val="1"/>
        <w:adjustRightInd w:val="0"/>
        <w:snapToGrid w:val="0"/>
        <w:spacing w:before="0" w:after="0" w:line="360" w:lineRule="auto"/>
        <w:ind w:left="0" w:firstLineChars="0" w:firstLine="0"/>
      </w:pPr>
    </w:p>
    <w:p w14:paraId="61243F45" w14:textId="28D0F4D0" w:rsidR="00935F29" w:rsidRDefault="006C277A">
      <w:pPr>
        <w:pStyle w:val="2"/>
        <w:snapToGrid w:val="0"/>
        <w:spacing w:beforeLines="100" w:before="240" w:beforeAutospacing="0" w:afterLines="50" w:after="120" w:afterAutospacing="0" w:line="360" w:lineRule="auto"/>
        <w:rPr>
          <w:rFonts w:ascii="Times New Roman" w:hAnsi="Times New Roman"/>
          <w:b w:val="0"/>
          <w:bCs w:val="0"/>
        </w:rPr>
      </w:pPr>
      <w:bookmarkStart w:id="33" w:name="_Toc200035241"/>
      <w:r>
        <w:rPr>
          <w:rStyle w:val="2Char"/>
          <w:rFonts w:ascii="Times New Roman" w:hAnsi="Times New Roman" w:hint="eastAsia"/>
          <w:sz w:val="28"/>
        </w:rPr>
        <w:t>3</w:t>
      </w:r>
      <w:r>
        <w:rPr>
          <w:rStyle w:val="2Char"/>
          <w:rFonts w:ascii="Times New Roman" w:hAnsi="Times New Roman"/>
          <w:sz w:val="28"/>
        </w:rPr>
        <w:t>.</w:t>
      </w:r>
      <w:r>
        <w:rPr>
          <w:rStyle w:val="2Char"/>
          <w:rFonts w:ascii="Times New Roman" w:hAnsi="Times New Roman" w:hint="eastAsia"/>
          <w:sz w:val="28"/>
        </w:rPr>
        <w:t>1</w:t>
      </w:r>
      <w:r>
        <w:rPr>
          <w:rStyle w:val="2Char"/>
          <w:rFonts w:ascii="Times New Roman" w:hAnsi="Times New Roman"/>
          <w:sz w:val="28"/>
        </w:rPr>
        <w:t xml:space="preserve"> </w:t>
      </w:r>
      <w:r>
        <w:rPr>
          <w:rFonts w:ascii="Times New Roman" w:hAnsi="Times New Roman" w:hint="eastAsia"/>
          <w:b w:val="0"/>
          <w:bCs w:val="0"/>
        </w:rPr>
        <w:t>系统总体设计</w:t>
      </w:r>
      <w:bookmarkEnd w:id="33"/>
    </w:p>
    <w:p w14:paraId="7099F013" w14:textId="77777777" w:rsidR="00935F29" w:rsidRDefault="006C277A">
      <w:pPr>
        <w:pStyle w:val="3"/>
        <w:snapToGrid w:val="0"/>
        <w:spacing w:beforeLines="100" w:before="240" w:beforeAutospacing="0" w:afterLines="50" w:after="120" w:afterAutospacing="0" w:line="360" w:lineRule="auto"/>
        <w:rPr>
          <w:b w:val="0"/>
          <w:bCs w:val="0"/>
        </w:rPr>
      </w:pPr>
      <w:bookmarkStart w:id="34" w:name="_Toc200035242"/>
      <w:bookmarkStart w:id="35" w:name="_Hlk198397199"/>
      <w:r>
        <w:rPr>
          <w:rFonts w:hint="eastAsia"/>
          <w:b w:val="0"/>
          <w:bCs w:val="0"/>
        </w:rPr>
        <w:t>3</w:t>
      </w:r>
      <w:r>
        <w:rPr>
          <w:b w:val="0"/>
          <w:bCs w:val="0"/>
        </w:rPr>
        <w:t>.</w:t>
      </w:r>
      <w:r>
        <w:rPr>
          <w:rFonts w:hint="eastAsia"/>
          <w:b w:val="0"/>
          <w:bCs w:val="0"/>
        </w:rPr>
        <w:t xml:space="preserve">1.1 </w:t>
      </w:r>
      <w:r>
        <w:rPr>
          <w:rFonts w:hint="eastAsia"/>
          <w:b w:val="0"/>
          <w:bCs w:val="0"/>
        </w:rPr>
        <w:t>系统模块功能</w:t>
      </w:r>
      <w:bookmarkEnd w:id="34"/>
    </w:p>
    <w:bookmarkEnd w:id="35"/>
    <w:p w14:paraId="5F29DC78" w14:textId="2BAFBCA7" w:rsidR="00935F29" w:rsidRDefault="006C277A">
      <w:pPr>
        <w:snapToGrid w:val="0"/>
        <w:spacing w:line="360" w:lineRule="auto"/>
        <w:ind w:firstLine="482"/>
      </w:pPr>
      <w:r>
        <w:rPr>
          <w:rFonts w:hint="eastAsia"/>
        </w:rPr>
        <w:t>课程知识图谱系统根据任务书中提出的要求设计了四个主要功能模块，分别是：</w:t>
      </w:r>
      <w:bookmarkStart w:id="36" w:name="_Hlk198392461"/>
      <w:r>
        <w:rPr>
          <w:rFonts w:hint="eastAsia"/>
        </w:rPr>
        <w:t>知识图谱操作模块</w:t>
      </w:r>
      <w:bookmarkEnd w:id="36"/>
      <w:r>
        <w:rPr>
          <w:rFonts w:hint="eastAsia"/>
        </w:rPr>
        <w:t>、</w:t>
      </w:r>
      <w:bookmarkStart w:id="37" w:name="_Hlk198419745"/>
      <w:r>
        <w:rPr>
          <w:rFonts w:hint="eastAsia"/>
        </w:rPr>
        <w:t>知识图谱可视化界面</w:t>
      </w:r>
      <w:bookmarkEnd w:id="37"/>
      <w:r>
        <w:rPr>
          <w:rFonts w:hint="eastAsia"/>
        </w:rPr>
        <w:t>、多模态资源关联模块和</w:t>
      </w:r>
      <w:bookmarkStart w:id="38" w:name="_Hlk198476365"/>
      <w:r>
        <w:rPr>
          <w:rFonts w:hint="eastAsia"/>
        </w:rPr>
        <w:t>后端存储模块</w:t>
      </w:r>
      <w:bookmarkEnd w:id="38"/>
      <w:r>
        <w:rPr>
          <w:rFonts w:hint="eastAsia"/>
        </w:rPr>
        <w:t>。其中最核心的就是多模态资源关联模块这部分</w:t>
      </w:r>
      <w:r w:rsidR="00517E94">
        <w:rPr>
          <w:rFonts w:hint="eastAsia"/>
        </w:rPr>
        <w:t>，如图</w:t>
      </w:r>
      <w:r w:rsidR="00517E94">
        <w:rPr>
          <w:rFonts w:hint="eastAsia"/>
        </w:rPr>
        <w:t>3-1</w:t>
      </w:r>
      <w:r w:rsidR="00517E94">
        <w:rPr>
          <w:rFonts w:hint="eastAsia"/>
        </w:rPr>
        <w:t>所示。</w:t>
      </w:r>
    </w:p>
    <w:p w14:paraId="60B66FA2"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54FC0EE5" wp14:editId="64D442E7">
            <wp:extent cx="5226050" cy="2131695"/>
            <wp:effectExtent l="0" t="0" r="0" b="1905"/>
            <wp:docPr id="6897269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26986" name="图片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35182" cy="2135862"/>
                    </a:xfrm>
                    <a:prstGeom prst="rect">
                      <a:avLst/>
                    </a:prstGeom>
                    <a:noFill/>
                    <a:ln>
                      <a:noFill/>
                    </a:ln>
                  </pic:spPr>
                </pic:pic>
              </a:graphicData>
            </a:graphic>
          </wp:inline>
        </w:drawing>
      </w:r>
    </w:p>
    <w:p w14:paraId="52B40F29" w14:textId="77777777"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3-1  </w:t>
      </w:r>
      <w:r>
        <w:rPr>
          <w:rFonts w:hint="eastAsia"/>
          <w:b/>
          <w:bCs/>
          <w:kern w:val="0"/>
          <w:sz w:val="21"/>
          <w:szCs w:val="18"/>
        </w:rPr>
        <w:t>系统的功能模块组成</w:t>
      </w:r>
    </w:p>
    <w:p w14:paraId="1D1C4D5D" w14:textId="77777777" w:rsidR="00935F29" w:rsidRDefault="006C277A">
      <w:pPr>
        <w:adjustRightInd w:val="0"/>
        <w:snapToGrid w:val="0"/>
        <w:jc w:val="center"/>
        <w:rPr>
          <w:b/>
          <w:bCs/>
          <w:kern w:val="0"/>
          <w:sz w:val="21"/>
          <w:szCs w:val="18"/>
        </w:rPr>
      </w:pPr>
      <w:r>
        <w:rPr>
          <w:b/>
          <w:bCs/>
          <w:kern w:val="0"/>
          <w:sz w:val="21"/>
          <w:szCs w:val="18"/>
        </w:rPr>
        <w:t>Figure 3-</w:t>
      </w:r>
      <w:proofErr w:type="gramStart"/>
      <w:r>
        <w:rPr>
          <w:b/>
          <w:bCs/>
          <w:kern w:val="0"/>
          <w:sz w:val="21"/>
          <w:szCs w:val="18"/>
        </w:rPr>
        <w:t>1</w:t>
      </w:r>
      <w:r>
        <w:rPr>
          <w:rFonts w:hint="eastAsia"/>
          <w:b/>
          <w:bCs/>
          <w:kern w:val="0"/>
          <w:sz w:val="21"/>
          <w:szCs w:val="18"/>
        </w:rPr>
        <w:t xml:space="preserve"> </w:t>
      </w:r>
      <w:r>
        <w:rPr>
          <w:b/>
          <w:bCs/>
          <w:kern w:val="0"/>
          <w:sz w:val="21"/>
          <w:szCs w:val="18"/>
        </w:rPr>
        <w:t xml:space="preserve"> Composition</w:t>
      </w:r>
      <w:proofErr w:type="gramEnd"/>
      <w:r>
        <w:rPr>
          <w:b/>
          <w:bCs/>
          <w:kern w:val="0"/>
          <w:sz w:val="21"/>
          <w:szCs w:val="18"/>
        </w:rPr>
        <w:t xml:space="preserve"> of functional modules in the system</w:t>
      </w:r>
    </w:p>
    <w:p w14:paraId="7EDF2C74" w14:textId="77777777" w:rsidR="00935F29" w:rsidRDefault="00935F29">
      <w:pPr>
        <w:adjustRightInd w:val="0"/>
        <w:snapToGrid w:val="0"/>
        <w:jc w:val="center"/>
        <w:rPr>
          <w:b/>
          <w:bCs/>
          <w:kern w:val="0"/>
          <w:sz w:val="21"/>
          <w:szCs w:val="18"/>
        </w:rPr>
      </w:pPr>
    </w:p>
    <w:p w14:paraId="2A17D748" w14:textId="77777777" w:rsidR="00935F29" w:rsidRDefault="006C277A" w:rsidP="00330ADC">
      <w:pPr>
        <w:snapToGrid w:val="0"/>
        <w:spacing w:line="360" w:lineRule="auto"/>
        <w:ind w:firstLineChars="200" w:firstLine="480"/>
        <w:rPr>
          <w:kern w:val="0"/>
        </w:rPr>
      </w:pPr>
      <w:r w:rsidRPr="00330ADC">
        <w:rPr>
          <w:rFonts w:hint="eastAsia"/>
          <w:kern w:val="0"/>
        </w:rPr>
        <w:t>①</w:t>
      </w:r>
      <w:r w:rsidRPr="00330ADC">
        <w:rPr>
          <w:rFonts w:hint="eastAsia"/>
          <w:kern w:val="0"/>
        </w:rPr>
        <w:t xml:space="preserve"> </w:t>
      </w:r>
      <w:bookmarkStart w:id="39" w:name="_Hlk198397187"/>
      <w:r>
        <w:rPr>
          <w:rFonts w:hint="eastAsia"/>
          <w:kern w:val="0"/>
        </w:rPr>
        <w:t>知识图谱操作模块</w:t>
      </w:r>
      <w:bookmarkEnd w:id="39"/>
      <w:r>
        <w:rPr>
          <w:rFonts w:hint="eastAsia"/>
          <w:kern w:val="0"/>
        </w:rPr>
        <w:t>：负责控制该知识图谱能否进行修改操作；对知识图谱中的节点进行添加、删除、修改、查询；一键导入、导出知识图谱；一键将知识图谱转换成学习路径；对知识图谱中的节点进行展开和收拢。</w:t>
      </w:r>
    </w:p>
    <w:p w14:paraId="6B730B2F" w14:textId="77777777" w:rsidR="00935F29" w:rsidRDefault="006C277A" w:rsidP="00330ADC">
      <w:pPr>
        <w:snapToGrid w:val="0"/>
        <w:spacing w:line="360" w:lineRule="auto"/>
        <w:ind w:firstLineChars="200" w:firstLine="480"/>
        <w:rPr>
          <w:kern w:val="0"/>
        </w:rPr>
      </w:pPr>
      <w:r>
        <w:rPr>
          <w:rFonts w:hint="eastAsia"/>
          <w:kern w:val="0"/>
        </w:rPr>
        <w:t>②</w:t>
      </w:r>
      <w:r>
        <w:rPr>
          <w:rFonts w:hint="eastAsia"/>
          <w:kern w:val="0"/>
        </w:rPr>
        <w:t xml:space="preserve"> </w:t>
      </w:r>
      <w:r>
        <w:rPr>
          <w:rFonts w:hint="eastAsia"/>
        </w:rPr>
        <w:t>知识图谱可视化界面：展示数据库中存储的知识图谱；放大缩小知识图谱展示的视野大小；允许点击知识图谱中的节点进行更多的交互；同样也支持点击知识图谱内的按钮进行</w:t>
      </w:r>
      <w:r>
        <w:rPr>
          <w:rFonts w:hint="eastAsia"/>
          <w:kern w:val="0"/>
        </w:rPr>
        <w:t>展开和收拢节点</w:t>
      </w:r>
    </w:p>
    <w:p w14:paraId="768433E9" w14:textId="77777777" w:rsidR="00935F29" w:rsidRDefault="006C277A" w:rsidP="00330ADC">
      <w:pPr>
        <w:snapToGrid w:val="0"/>
        <w:spacing w:line="360" w:lineRule="auto"/>
        <w:ind w:firstLineChars="200" w:firstLine="480"/>
      </w:pPr>
      <w:r>
        <w:rPr>
          <w:rFonts w:hint="eastAsia"/>
          <w:kern w:val="0"/>
        </w:rPr>
        <w:t>③</w:t>
      </w:r>
      <w:r>
        <w:rPr>
          <w:rFonts w:hint="eastAsia"/>
          <w:kern w:val="0"/>
        </w:rPr>
        <w:t xml:space="preserve"> </w:t>
      </w:r>
      <w:r>
        <w:rPr>
          <w:rFonts w:hint="eastAsia"/>
        </w:rPr>
        <w:t>多模态资源关联模块：在点击了节点后会在旁边出现冒泡框，在这个冒泡框内支持存放与该节点有关的文件、视频、富文本内容。</w:t>
      </w:r>
    </w:p>
    <w:p w14:paraId="3A4FF435" w14:textId="77777777" w:rsidR="00935F29" w:rsidRDefault="006C277A" w:rsidP="00330ADC">
      <w:pPr>
        <w:snapToGrid w:val="0"/>
        <w:spacing w:line="360" w:lineRule="auto"/>
        <w:ind w:firstLineChars="200" w:firstLine="480"/>
      </w:pPr>
      <w:r>
        <w:rPr>
          <w:rFonts w:hint="eastAsia"/>
        </w:rPr>
        <w:t>④</w:t>
      </w:r>
      <w:r>
        <w:rPr>
          <w:rFonts w:hint="eastAsia"/>
        </w:rPr>
        <w:t xml:space="preserve"> </w:t>
      </w:r>
      <w:r>
        <w:rPr>
          <w:rFonts w:hint="eastAsia"/>
        </w:rPr>
        <w:t>后端存储模块：建立前后端交互的桥梁，存储节点间的关系和个节点中冒泡框内的内容。</w:t>
      </w:r>
    </w:p>
    <w:p w14:paraId="4544DB10" w14:textId="0FE524A5" w:rsidR="00935F29" w:rsidRDefault="006C277A">
      <w:pPr>
        <w:pStyle w:val="3"/>
        <w:snapToGrid w:val="0"/>
        <w:spacing w:beforeLines="100" w:before="240" w:beforeAutospacing="0" w:afterLines="50" w:after="120" w:afterAutospacing="0" w:line="360" w:lineRule="auto"/>
        <w:rPr>
          <w:b w:val="0"/>
          <w:bCs w:val="0"/>
        </w:rPr>
      </w:pPr>
      <w:bookmarkStart w:id="40" w:name="_Toc200035243"/>
      <w:r>
        <w:rPr>
          <w:rFonts w:hint="eastAsia"/>
          <w:b w:val="0"/>
          <w:bCs w:val="0"/>
        </w:rPr>
        <w:lastRenderedPageBreak/>
        <w:t xml:space="preserve">3.1.2 </w:t>
      </w:r>
      <w:r>
        <w:rPr>
          <w:rFonts w:hint="eastAsia"/>
          <w:b w:val="0"/>
          <w:bCs w:val="0"/>
        </w:rPr>
        <w:t>系统布局设计</w:t>
      </w:r>
      <w:bookmarkEnd w:id="40"/>
    </w:p>
    <w:p w14:paraId="29794CDE" w14:textId="0B61623D"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3E177E58" wp14:editId="62242F3F">
            <wp:extent cx="4330700" cy="1788035"/>
            <wp:effectExtent l="0" t="0" r="0" b="3175"/>
            <wp:docPr id="7486420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42067" name="图片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366956" cy="1803004"/>
                    </a:xfrm>
                    <a:prstGeom prst="rect">
                      <a:avLst/>
                    </a:prstGeom>
                    <a:noFill/>
                    <a:ln>
                      <a:noFill/>
                    </a:ln>
                  </pic:spPr>
                </pic:pic>
              </a:graphicData>
            </a:graphic>
          </wp:inline>
        </w:drawing>
      </w:r>
    </w:p>
    <w:p w14:paraId="2D86B445" w14:textId="5A7F0B3C"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3-2  </w:t>
      </w:r>
      <w:r>
        <w:rPr>
          <w:rFonts w:hint="eastAsia"/>
          <w:b/>
          <w:bCs/>
          <w:kern w:val="0"/>
          <w:sz w:val="21"/>
          <w:szCs w:val="18"/>
        </w:rPr>
        <w:t>系统大致布局</w:t>
      </w:r>
    </w:p>
    <w:p w14:paraId="74AC4698" w14:textId="41DC4ED9" w:rsidR="00935F29" w:rsidRDefault="006C277A">
      <w:pPr>
        <w:adjustRightInd w:val="0"/>
        <w:snapToGrid w:val="0"/>
        <w:jc w:val="center"/>
        <w:rPr>
          <w:b/>
          <w:bCs/>
          <w:kern w:val="0"/>
          <w:sz w:val="21"/>
          <w:szCs w:val="18"/>
        </w:rPr>
      </w:pPr>
      <w:r>
        <w:rPr>
          <w:b/>
          <w:bCs/>
          <w:kern w:val="0"/>
          <w:sz w:val="21"/>
          <w:szCs w:val="18"/>
        </w:rPr>
        <w:t>Figure 3-</w:t>
      </w:r>
      <w:proofErr w:type="gramStart"/>
      <w:r>
        <w:rPr>
          <w:rFonts w:hint="eastAsia"/>
          <w:b/>
          <w:bCs/>
          <w:kern w:val="0"/>
          <w:sz w:val="21"/>
          <w:szCs w:val="18"/>
        </w:rPr>
        <w:t xml:space="preserve">2 </w:t>
      </w:r>
      <w:r>
        <w:rPr>
          <w:b/>
          <w:bCs/>
          <w:kern w:val="0"/>
          <w:sz w:val="21"/>
          <w:szCs w:val="18"/>
        </w:rPr>
        <w:t xml:space="preserve"> General</w:t>
      </w:r>
      <w:proofErr w:type="gramEnd"/>
      <w:r>
        <w:rPr>
          <w:b/>
          <w:bCs/>
          <w:kern w:val="0"/>
          <w:sz w:val="21"/>
          <w:szCs w:val="18"/>
        </w:rPr>
        <w:t xml:space="preserve"> layout of the system</w:t>
      </w:r>
    </w:p>
    <w:p w14:paraId="25E744B3" w14:textId="77777777" w:rsidR="00935F29" w:rsidRDefault="00935F29">
      <w:pPr>
        <w:adjustRightInd w:val="0"/>
        <w:snapToGrid w:val="0"/>
        <w:jc w:val="center"/>
        <w:rPr>
          <w:b/>
          <w:bCs/>
          <w:kern w:val="0"/>
          <w:sz w:val="21"/>
          <w:szCs w:val="18"/>
        </w:rPr>
      </w:pPr>
    </w:p>
    <w:p w14:paraId="59C0E5D1" w14:textId="42AF4CF8" w:rsidR="00935F29" w:rsidRDefault="00517E94">
      <w:pPr>
        <w:snapToGrid w:val="0"/>
        <w:spacing w:line="360" w:lineRule="auto"/>
        <w:ind w:firstLine="482"/>
      </w:pPr>
      <w:r>
        <w:rPr>
          <w:rFonts w:hint="eastAsia"/>
        </w:rPr>
        <w:t>如图</w:t>
      </w:r>
      <w:r>
        <w:rPr>
          <w:rFonts w:hint="eastAsia"/>
        </w:rPr>
        <w:t>3-2</w:t>
      </w:r>
      <w:r>
        <w:rPr>
          <w:rFonts w:hint="eastAsia"/>
        </w:rPr>
        <w:t>所示，本知识图谱系统的网页界面是由三部分组成的，最左侧是</w:t>
      </w:r>
      <w:r>
        <w:rPr>
          <w:rFonts w:hint="eastAsia"/>
          <w:kern w:val="0"/>
        </w:rPr>
        <w:t>知识图谱操作模块、中间部分是</w:t>
      </w:r>
      <w:r>
        <w:rPr>
          <w:rFonts w:hint="eastAsia"/>
        </w:rPr>
        <w:t>知识图谱可视化界面、右侧是多模态资源关联模块。</w:t>
      </w:r>
      <w:r>
        <w:rPr>
          <w:rFonts w:hint="eastAsia"/>
        </w:rPr>
        <w:t xml:space="preserve">Web </w:t>
      </w:r>
      <w:r>
        <w:rPr>
          <w:rFonts w:hint="eastAsia"/>
        </w:rPr>
        <w:t>网页使用</w:t>
      </w:r>
      <w:r>
        <w:rPr>
          <w:rFonts w:hint="eastAsia"/>
        </w:rPr>
        <w:t xml:space="preserve"> Vue.js </w:t>
      </w:r>
      <w:r>
        <w:rPr>
          <w:rFonts w:hint="eastAsia"/>
        </w:rPr>
        <w:t>框架进行搭建</w:t>
      </w:r>
      <w:r>
        <w:rPr>
          <w:kern w:val="0"/>
          <w:vertAlign w:val="superscript"/>
        </w:rPr>
        <w:t>[</w:t>
      </w:r>
      <w:r>
        <w:rPr>
          <w:rFonts w:hint="eastAsia"/>
          <w:kern w:val="0"/>
          <w:vertAlign w:val="superscript"/>
        </w:rPr>
        <w:t>26</w:t>
      </w:r>
      <w:r>
        <w:rPr>
          <w:kern w:val="0"/>
          <w:vertAlign w:val="superscript"/>
        </w:rPr>
        <w:t>]</w:t>
      </w:r>
      <w:r>
        <w:rPr>
          <w:rFonts w:hint="eastAsia"/>
        </w:rPr>
        <w:t>，通过</w:t>
      </w:r>
      <w:r>
        <w:rPr>
          <w:rFonts w:hint="eastAsia"/>
        </w:rPr>
        <w:t xml:space="preserve"> </w:t>
      </w:r>
      <w:proofErr w:type="spellStart"/>
      <w:r>
        <w:rPr>
          <w:rFonts w:hint="eastAsia"/>
        </w:rPr>
        <w:t>vue</w:t>
      </w:r>
      <w:proofErr w:type="spellEnd"/>
      <w:r>
        <w:rPr>
          <w:rFonts w:hint="eastAsia"/>
        </w:rPr>
        <w:t>-router</w:t>
      </w:r>
      <w:r>
        <w:rPr>
          <w:rFonts w:hint="eastAsia"/>
        </w:rPr>
        <w:t>建立</w:t>
      </w:r>
      <w:proofErr w:type="spellStart"/>
      <w:r>
        <w:rPr>
          <w:rFonts w:hint="eastAsia"/>
        </w:rPr>
        <w:t>url</w:t>
      </w:r>
      <w:proofErr w:type="spellEnd"/>
      <w:r>
        <w:rPr>
          <w:rFonts w:hint="eastAsia"/>
        </w:rPr>
        <w:t>与页面组件的关联，并利用</w:t>
      </w:r>
      <w:r>
        <w:rPr>
          <w:rFonts w:hint="eastAsia"/>
        </w:rPr>
        <w:t xml:space="preserve"> </w:t>
      </w:r>
      <w:proofErr w:type="spellStart"/>
      <w:r>
        <w:rPr>
          <w:rFonts w:hint="eastAsia"/>
        </w:rPr>
        <w:t>axios</w:t>
      </w:r>
      <w:proofErr w:type="spellEnd"/>
      <w:r>
        <w:rPr>
          <w:rFonts w:hint="eastAsia"/>
        </w:rPr>
        <w:t xml:space="preserve"> </w:t>
      </w:r>
      <w:r>
        <w:rPr>
          <w:rFonts w:hint="eastAsia"/>
        </w:rPr>
        <w:t>包</w:t>
      </w:r>
      <w:r>
        <w:rPr>
          <w:kern w:val="0"/>
          <w:vertAlign w:val="superscript"/>
        </w:rPr>
        <w:t>[</w:t>
      </w:r>
      <w:r>
        <w:rPr>
          <w:rFonts w:hint="eastAsia"/>
          <w:kern w:val="0"/>
          <w:vertAlign w:val="superscript"/>
        </w:rPr>
        <w:t>27</w:t>
      </w:r>
      <w:r>
        <w:rPr>
          <w:kern w:val="0"/>
          <w:vertAlign w:val="superscript"/>
        </w:rPr>
        <w:t>]</w:t>
      </w:r>
      <w:r>
        <w:rPr>
          <w:rFonts w:hint="eastAsia"/>
        </w:rPr>
        <w:t>进行</w:t>
      </w:r>
      <w:r>
        <w:rPr>
          <w:rFonts w:hint="eastAsia"/>
        </w:rPr>
        <w:t xml:space="preserve"> ajax </w:t>
      </w:r>
      <w:r>
        <w:rPr>
          <w:rFonts w:hint="eastAsia"/>
        </w:rPr>
        <w:t>异步请求更新页面。</w:t>
      </w:r>
    </w:p>
    <w:p w14:paraId="6831449D" w14:textId="77777777" w:rsidR="00935F29" w:rsidRDefault="006C277A">
      <w:pPr>
        <w:pStyle w:val="2"/>
        <w:snapToGrid w:val="0"/>
        <w:spacing w:beforeLines="100" w:before="240" w:beforeAutospacing="0" w:afterLines="50" w:after="120" w:afterAutospacing="0" w:line="360" w:lineRule="auto"/>
        <w:rPr>
          <w:rFonts w:ascii="Times New Roman" w:hAnsi="Times New Roman"/>
          <w:b w:val="0"/>
          <w:bCs w:val="0"/>
        </w:rPr>
      </w:pPr>
      <w:bookmarkStart w:id="41" w:name="_Toc200035244"/>
      <w:r>
        <w:rPr>
          <w:rStyle w:val="2Char"/>
          <w:rFonts w:ascii="Times New Roman" w:hAnsi="Times New Roman" w:hint="eastAsia"/>
          <w:sz w:val="28"/>
        </w:rPr>
        <w:t>3</w:t>
      </w:r>
      <w:r>
        <w:rPr>
          <w:rStyle w:val="2Char"/>
          <w:rFonts w:ascii="Times New Roman" w:hAnsi="Times New Roman"/>
          <w:sz w:val="28"/>
        </w:rPr>
        <w:t>.</w:t>
      </w:r>
      <w:r>
        <w:rPr>
          <w:rStyle w:val="2Char"/>
          <w:rFonts w:ascii="Times New Roman" w:hAnsi="Times New Roman" w:hint="eastAsia"/>
          <w:sz w:val="28"/>
        </w:rPr>
        <w:t>2</w:t>
      </w:r>
      <w:r>
        <w:rPr>
          <w:rStyle w:val="2Char"/>
          <w:rFonts w:ascii="Times New Roman" w:hAnsi="Times New Roman"/>
          <w:sz w:val="28"/>
        </w:rPr>
        <w:t xml:space="preserve"> </w:t>
      </w:r>
      <w:bookmarkStart w:id="42" w:name="_Hlk198414567"/>
      <w:r>
        <w:rPr>
          <w:rFonts w:ascii="Times New Roman" w:hAnsi="Times New Roman" w:hint="eastAsia"/>
          <w:b w:val="0"/>
          <w:bCs w:val="0"/>
        </w:rPr>
        <w:t>知识图谱操作模块</w:t>
      </w:r>
      <w:bookmarkEnd w:id="41"/>
    </w:p>
    <w:p w14:paraId="707B5FAE" w14:textId="77777777" w:rsidR="00935F29" w:rsidRDefault="006C277A">
      <w:pPr>
        <w:snapToGrid w:val="0"/>
        <w:spacing w:line="360" w:lineRule="auto"/>
        <w:ind w:firstLine="482"/>
      </w:pPr>
      <w:bookmarkStart w:id="43" w:name="_Hlk198415081"/>
      <w:bookmarkStart w:id="44" w:name="_Toc148256460"/>
      <w:bookmarkStart w:id="45" w:name="_Toc149190049"/>
      <w:bookmarkEnd w:id="42"/>
      <w:r>
        <w:t>知识图谱操作模块</w:t>
      </w:r>
      <w:bookmarkEnd w:id="43"/>
      <w:r>
        <w:t>是本系统的核心交互层，通过集成动态节点管理、搜索优化与数据迁移功能，支持用户对课程知识图谱进行高效编辑与维护。</w:t>
      </w:r>
    </w:p>
    <w:p w14:paraId="0C17986C" w14:textId="63476899" w:rsidR="00935F29" w:rsidRDefault="006C277A">
      <w:pPr>
        <w:pStyle w:val="3"/>
        <w:snapToGrid w:val="0"/>
        <w:spacing w:beforeLines="100" w:before="240" w:beforeAutospacing="0" w:afterLines="50" w:after="120" w:afterAutospacing="0" w:line="360" w:lineRule="auto"/>
        <w:rPr>
          <w:b w:val="0"/>
          <w:bCs w:val="0"/>
        </w:rPr>
      </w:pPr>
      <w:bookmarkStart w:id="46" w:name="_Toc200035245"/>
      <w:r>
        <w:rPr>
          <w:rFonts w:hint="eastAsia"/>
          <w:b w:val="0"/>
          <w:bCs w:val="0"/>
        </w:rPr>
        <w:t xml:space="preserve">3.2.1 </w:t>
      </w:r>
      <w:r>
        <w:rPr>
          <w:rFonts w:hint="eastAsia"/>
          <w:b w:val="0"/>
          <w:bCs w:val="0"/>
        </w:rPr>
        <w:t>功能设计</w:t>
      </w:r>
      <w:bookmarkEnd w:id="46"/>
    </w:p>
    <w:p w14:paraId="0083854B" w14:textId="4584A526"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630A9212" wp14:editId="270ACACB">
            <wp:extent cx="5712334" cy="1670050"/>
            <wp:effectExtent l="0" t="0" r="3175" b="6350"/>
            <wp:docPr id="4005715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71596"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20125" cy="1672328"/>
                    </a:xfrm>
                    <a:prstGeom prst="rect">
                      <a:avLst/>
                    </a:prstGeom>
                    <a:noFill/>
                    <a:ln>
                      <a:noFill/>
                    </a:ln>
                  </pic:spPr>
                </pic:pic>
              </a:graphicData>
            </a:graphic>
          </wp:inline>
        </w:drawing>
      </w:r>
    </w:p>
    <w:p w14:paraId="509D3B0D" w14:textId="0CC08E68"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3-3  </w:t>
      </w:r>
      <w:r>
        <w:rPr>
          <w:b/>
          <w:bCs/>
          <w:kern w:val="0"/>
          <w:sz w:val="21"/>
          <w:szCs w:val="18"/>
        </w:rPr>
        <w:t>知识图谱操作模块</w:t>
      </w:r>
      <w:r>
        <w:rPr>
          <w:rFonts w:hint="eastAsia"/>
          <w:b/>
          <w:bCs/>
          <w:kern w:val="0"/>
          <w:sz w:val="21"/>
          <w:szCs w:val="18"/>
        </w:rPr>
        <w:t>功能示意</w:t>
      </w:r>
    </w:p>
    <w:p w14:paraId="69FF93CF" w14:textId="5223D8F6" w:rsidR="00935F29" w:rsidRDefault="006C277A">
      <w:pPr>
        <w:adjustRightInd w:val="0"/>
        <w:snapToGrid w:val="0"/>
        <w:jc w:val="center"/>
        <w:rPr>
          <w:b/>
          <w:bCs/>
          <w:kern w:val="0"/>
          <w:sz w:val="21"/>
          <w:szCs w:val="18"/>
        </w:rPr>
      </w:pPr>
      <w:r>
        <w:rPr>
          <w:b/>
          <w:bCs/>
          <w:kern w:val="0"/>
          <w:sz w:val="21"/>
          <w:szCs w:val="18"/>
        </w:rPr>
        <w:t>Figure 3-</w:t>
      </w:r>
      <w:proofErr w:type="gramStart"/>
      <w:r>
        <w:rPr>
          <w:b/>
          <w:bCs/>
          <w:kern w:val="0"/>
          <w:sz w:val="21"/>
          <w:szCs w:val="18"/>
        </w:rPr>
        <w:t xml:space="preserve">3 </w:t>
      </w:r>
      <w:r>
        <w:rPr>
          <w:rFonts w:hint="eastAsia"/>
          <w:b/>
          <w:bCs/>
          <w:kern w:val="0"/>
          <w:sz w:val="21"/>
          <w:szCs w:val="18"/>
        </w:rPr>
        <w:t xml:space="preserve"> </w:t>
      </w:r>
      <w:r w:rsidR="00A71397" w:rsidRPr="00A71397">
        <w:rPr>
          <w:b/>
          <w:bCs/>
          <w:kern w:val="0"/>
          <w:sz w:val="21"/>
          <w:szCs w:val="18"/>
        </w:rPr>
        <w:t>Function</w:t>
      </w:r>
      <w:proofErr w:type="gramEnd"/>
      <w:r w:rsidR="00A71397" w:rsidRPr="00A71397">
        <w:rPr>
          <w:b/>
          <w:bCs/>
          <w:kern w:val="0"/>
          <w:sz w:val="21"/>
          <w:szCs w:val="18"/>
        </w:rPr>
        <w:t xml:space="preserve"> diagram of knowledge graph operation module</w:t>
      </w:r>
    </w:p>
    <w:p w14:paraId="16B082DF" w14:textId="77777777" w:rsidR="00935F29" w:rsidRDefault="00935F29">
      <w:pPr>
        <w:adjustRightInd w:val="0"/>
        <w:snapToGrid w:val="0"/>
        <w:jc w:val="center"/>
        <w:rPr>
          <w:b/>
          <w:bCs/>
          <w:kern w:val="0"/>
          <w:sz w:val="21"/>
          <w:szCs w:val="18"/>
        </w:rPr>
      </w:pPr>
    </w:p>
    <w:p w14:paraId="51FEC500" w14:textId="44474383" w:rsidR="00935F29" w:rsidRDefault="006C277A">
      <w:pPr>
        <w:snapToGrid w:val="0"/>
        <w:spacing w:line="360" w:lineRule="auto"/>
        <w:ind w:firstLine="482"/>
      </w:pPr>
      <w:r>
        <w:rPr>
          <w:rFonts w:hint="eastAsia"/>
        </w:rPr>
        <w:t>知识图谱操作模块</w:t>
      </w:r>
      <w:r>
        <w:t>旨在为教师与学生提供直观的操作界面</w:t>
      </w:r>
      <w:r w:rsidR="00517E94">
        <w:rPr>
          <w:rFonts w:hint="eastAsia"/>
        </w:rPr>
        <w:t>，其具有的功能如图</w:t>
      </w:r>
      <w:r w:rsidR="00517E94">
        <w:rPr>
          <w:rFonts w:hint="eastAsia"/>
        </w:rPr>
        <w:t>3-3</w:t>
      </w:r>
      <w:r w:rsidR="00517E94">
        <w:rPr>
          <w:rFonts w:hint="eastAsia"/>
        </w:rPr>
        <w:t>所示。</w:t>
      </w:r>
    </w:p>
    <w:p w14:paraId="180F5F75" w14:textId="7CF5D2E0" w:rsidR="00935F29" w:rsidRDefault="006C277A">
      <w:pPr>
        <w:snapToGrid w:val="0"/>
        <w:spacing w:line="360" w:lineRule="auto"/>
        <w:ind w:firstLine="482"/>
      </w:pPr>
      <w:r>
        <w:t>通过工具栏</w:t>
      </w:r>
      <w:r>
        <w:rPr>
          <w:rFonts w:hint="eastAsia"/>
        </w:rPr>
        <w:t>内的</w:t>
      </w:r>
      <w:r>
        <w:t>按钮实现</w:t>
      </w:r>
      <w:r>
        <w:rPr>
          <w:rFonts w:hint="eastAsia"/>
        </w:rPr>
        <w:t>知识图谱</w:t>
      </w:r>
      <w:r>
        <w:t>知识点的实时增删</w:t>
      </w:r>
      <w:r>
        <w:rPr>
          <w:rFonts w:hint="eastAsia"/>
        </w:rPr>
        <w:t>；在搜索框内</w:t>
      </w:r>
      <w:r>
        <w:t>基于关键字匹配</w:t>
      </w:r>
      <w:r>
        <w:lastRenderedPageBreak/>
        <w:t>节点标题或</w:t>
      </w:r>
      <w:r>
        <w:rPr>
          <w:rFonts w:hint="eastAsia"/>
        </w:rPr>
        <w:t>者节点冒泡框内富文本框的</w:t>
      </w:r>
      <w:r>
        <w:t>内容</w:t>
      </w:r>
      <w:r>
        <w:rPr>
          <w:rFonts w:hint="eastAsia"/>
        </w:rPr>
        <w:t>进行模糊搜索</w:t>
      </w:r>
      <w:r>
        <w:t>，高亮显示结果并支持跨层级跳转</w:t>
      </w:r>
      <w:r>
        <w:rPr>
          <w:rFonts w:hint="eastAsia"/>
        </w:rPr>
        <w:t>；</w:t>
      </w:r>
      <w:r>
        <w:t>支持从</w:t>
      </w:r>
      <w:r>
        <w:t>Markdown</w:t>
      </w:r>
      <w:r>
        <w:t>文件导入知识结构，或将现有图谱导出为标准</w:t>
      </w:r>
      <w:r>
        <w:t>Markdown</w:t>
      </w:r>
      <w:r>
        <w:t>格式，便于跨平台复用</w:t>
      </w:r>
      <w:r>
        <w:rPr>
          <w:rFonts w:hint="eastAsia"/>
        </w:rPr>
        <w:t>；</w:t>
      </w:r>
      <w:r>
        <w:t>提供</w:t>
      </w:r>
      <w:r>
        <w:t>“</w:t>
      </w:r>
      <w:r>
        <w:t>展开</w:t>
      </w:r>
      <w:r>
        <w:t>/</w:t>
      </w:r>
      <w:r>
        <w:t>折叠</w:t>
      </w:r>
      <w:r>
        <w:t>”</w:t>
      </w:r>
      <w:r>
        <w:t>按钮调节视图层级深度，适配不同复杂度的知识网络浏览需求。</w:t>
      </w:r>
    </w:p>
    <w:p w14:paraId="45D87FC1" w14:textId="3CDE967D" w:rsidR="00935F29" w:rsidRDefault="006C277A" w:rsidP="00A94F68">
      <w:pPr>
        <w:pStyle w:val="3"/>
        <w:adjustRightInd w:val="0"/>
        <w:snapToGrid w:val="0"/>
        <w:spacing w:beforeLines="50" w:before="120" w:afterLines="50" w:after="120"/>
        <w:rPr>
          <w:color w:val="0000FF"/>
          <w:kern w:val="0"/>
        </w:rPr>
      </w:pPr>
      <w:bookmarkStart w:id="47" w:name="_Toc200035246"/>
      <w:r>
        <w:rPr>
          <w:rFonts w:hint="eastAsia"/>
          <w:b w:val="0"/>
          <w:bCs w:val="0"/>
        </w:rPr>
        <w:t xml:space="preserve">3.2.2 </w:t>
      </w:r>
      <w:r>
        <w:rPr>
          <w:rFonts w:hint="eastAsia"/>
          <w:b w:val="0"/>
          <w:bCs w:val="0"/>
        </w:rPr>
        <w:t>技术实现</w:t>
      </w:r>
      <w:bookmarkEnd w:id="47"/>
    </w:p>
    <w:p w14:paraId="09A02F06" w14:textId="720AD2AB" w:rsidR="00935F29" w:rsidRDefault="006C277A">
      <w:pPr>
        <w:snapToGrid w:val="0"/>
        <w:spacing w:line="360" w:lineRule="auto"/>
        <w:ind w:firstLine="482"/>
      </w:pPr>
      <w:r w:rsidRPr="00A94F68">
        <w:rPr>
          <w:rFonts w:hint="eastAsia"/>
          <w:b/>
          <w:bCs/>
        </w:rPr>
        <w:t>添加节点</w:t>
      </w:r>
      <w:r w:rsidR="007D6609" w:rsidRPr="007D6609">
        <w:rPr>
          <w:b/>
          <w:bCs/>
        </w:rPr>
        <w:t>功能实现</w:t>
      </w:r>
      <w:r>
        <w:rPr>
          <w:rFonts w:hint="eastAsia"/>
        </w:rPr>
        <w:t>：用户选中父节点后，调用</w:t>
      </w:r>
      <w:proofErr w:type="spellStart"/>
      <w:r>
        <w:rPr>
          <w:rFonts w:hint="eastAsia"/>
        </w:rPr>
        <w:t>AddNode</w:t>
      </w:r>
      <w:proofErr w:type="spellEnd"/>
      <w:r>
        <w:rPr>
          <w:rFonts w:hint="eastAsia"/>
        </w:rPr>
        <w:t>函数生成唯一节点</w:t>
      </w:r>
      <w:r>
        <w:rPr>
          <w:rFonts w:hint="eastAsia"/>
        </w:rPr>
        <w:t>ID</w:t>
      </w:r>
      <w:r>
        <w:rPr>
          <w:rFonts w:hint="eastAsia"/>
        </w:rPr>
        <w:t>，通过</w:t>
      </w:r>
      <w:proofErr w:type="spellStart"/>
      <w:r>
        <w:rPr>
          <w:rFonts w:hint="eastAsia"/>
        </w:rPr>
        <w:t>jsmind.add_node</w:t>
      </w:r>
      <w:proofErr w:type="spellEnd"/>
      <w:r>
        <w:rPr>
          <w:rFonts w:hint="eastAsia"/>
        </w:rPr>
        <w:t>方法动态渲染新节点；使用</w:t>
      </w:r>
      <w:proofErr w:type="spellStart"/>
      <w:r>
        <w:rPr>
          <w:rFonts w:hint="eastAsia"/>
        </w:rPr>
        <w:t>axios</w:t>
      </w:r>
      <w:proofErr w:type="spellEnd"/>
      <w:r>
        <w:rPr>
          <w:rFonts w:hint="eastAsia"/>
        </w:rPr>
        <w:t>向后端发送</w:t>
      </w:r>
      <w:r>
        <w:rPr>
          <w:rFonts w:hint="eastAsia"/>
        </w:rPr>
        <w:t>POST</w:t>
      </w:r>
      <w:r>
        <w:rPr>
          <w:rFonts w:hint="eastAsia"/>
        </w:rPr>
        <w:t>请求</w:t>
      </w:r>
      <w:r w:rsidR="00B63222">
        <w:rPr>
          <w:rFonts w:hint="eastAsia"/>
        </w:rPr>
        <w:t>(</w:t>
      </w:r>
      <w:r>
        <w:rPr>
          <w:rFonts w:hint="eastAsia"/>
        </w:rPr>
        <w:t>/</w:t>
      </w:r>
      <w:proofErr w:type="spellStart"/>
      <w:r>
        <w:rPr>
          <w:rFonts w:hint="eastAsia"/>
        </w:rPr>
        <w:t>api</w:t>
      </w:r>
      <w:proofErr w:type="spellEnd"/>
      <w:r>
        <w:rPr>
          <w:rFonts w:hint="eastAsia"/>
        </w:rPr>
        <w:t>/</w:t>
      </w:r>
      <w:proofErr w:type="spellStart"/>
      <w:r>
        <w:rPr>
          <w:rFonts w:hint="eastAsia"/>
        </w:rPr>
        <w:t>mindmap</w:t>
      </w:r>
      <w:proofErr w:type="spellEnd"/>
      <w:r w:rsidR="00B63222">
        <w:rPr>
          <w:rFonts w:hint="eastAsia"/>
        </w:rPr>
        <w:t>)</w:t>
      </w:r>
      <w:r>
        <w:rPr>
          <w:rFonts w:hint="eastAsia"/>
        </w:rPr>
        <w:t>，保存节点</w:t>
      </w:r>
      <w:r>
        <w:rPr>
          <w:rFonts w:hint="eastAsia"/>
        </w:rPr>
        <w:t>ID</w:t>
      </w:r>
      <w:r>
        <w:rPr>
          <w:rFonts w:hint="eastAsia"/>
        </w:rPr>
        <w:t>、父节点</w:t>
      </w:r>
      <w:r>
        <w:rPr>
          <w:rFonts w:hint="eastAsia"/>
        </w:rPr>
        <w:t>ID</w:t>
      </w:r>
      <w:r>
        <w:rPr>
          <w:rFonts w:hint="eastAsia"/>
        </w:rPr>
        <w:t>及层级关系至</w:t>
      </w:r>
      <w:r>
        <w:rPr>
          <w:rFonts w:hint="eastAsia"/>
        </w:rPr>
        <w:t>MySQL</w:t>
      </w:r>
      <w:r>
        <w:rPr>
          <w:rFonts w:hint="eastAsia"/>
        </w:rPr>
        <w:t>数据库；选中的父节点是根节点还会使用</w:t>
      </w:r>
      <w:proofErr w:type="spellStart"/>
      <w:r>
        <w:rPr>
          <w:rFonts w:hint="eastAsia"/>
        </w:rPr>
        <w:t>balanceRootChildren</w:t>
      </w:r>
      <w:proofErr w:type="spellEnd"/>
      <w:r>
        <w:rPr>
          <w:rFonts w:hint="eastAsia"/>
        </w:rPr>
        <w:t>函数平衡根节点子项分布，避免视图偏斜。</w:t>
      </w:r>
    </w:p>
    <w:p w14:paraId="58AFBD30" w14:textId="66CC821B" w:rsidR="00935F29" w:rsidRDefault="006C277A">
      <w:pPr>
        <w:snapToGrid w:val="0"/>
        <w:spacing w:line="360" w:lineRule="auto"/>
        <w:ind w:firstLine="482"/>
      </w:pPr>
      <w:r w:rsidRPr="00A94F68">
        <w:rPr>
          <w:rFonts w:hint="eastAsia"/>
          <w:b/>
          <w:bCs/>
        </w:rPr>
        <w:t>删除节点</w:t>
      </w:r>
      <w:r w:rsidR="007D6609" w:rsidRPr="007D6609">
        <w:rPr>
          <w:b/>
          <w:bCs/>
        </w:rPr>
        <w:t>功能实现</w:t>
      </w:r>
      <w:r w:rsidRPr="00A94F68">
        <w:rPr>
          <w:rFonts w:hint="eastAsia"/>
          <w:b/>
          <w:bCs/>
        </w:rPr>
        <w:t>：</w:t>
      </w:r>
      <w:r>
        <w:rPr>
          <w:rFonts w:hint="eastAsia"/>
        </w:rPr>
        <w:t>调用</w:t>
      </w:r>
      <w:proofErr w:type="spellStart"/>
      <w:r>
        <w:rPr>
          <w:rFonts w:hint="eastAsia"/>
        </w:rPr>
        <w:t>jmind.remove_node</w:t>
      </w:r>
      <w:proofErr w:type="spellEnd"/>
      <w:r>
        <w:rPr>
          <w:rFonts w:hint="eastAsia"/>
        </w:rPr>
        <w:t>移除节点及其子节点，同步发送</w:t>
      </w:r>
      <w:r>
        <w:rPr>
          <w:rFonts w:hint="eastAsia"/>
        </w:rPr>
        <w:t>DELETE</w:t>
      </w:r>
      <w:r>
        <w:rPr>
          <w:rFonts w:hint="eastAsia"/>
        </w:rPr>
        <w:t>请求</w:t>
      </w:r>
      <w:r w:rsidR="00B63222">
        <w:rPr>
          <w:rFonts w:hint="eastAsia"/>
        </w:rPr>
        <w:t>(</w:t>
      </w:r>
      <w:r>
        <w:rPr>
          <w:rFonts w:hint="eastAsia"/>
        </w:rPr>
        <w:t>/</w:t>
      </w:r>
      <w:proofErr w:type="spellStart"/>
      <w:r>
        <w:rPr>
          <w:rFonts w:hint="eastAsia"/>
        </w:rPr>
        <w:t>api</w:t>
      </w:r>
      <w:proofErr w:type="spellEnd"/>
      <w:r>
        <w:rPr>
          <w:rFonts w:hint="eastAsia"/>
        </w:rPr>
        <w:t>/</w:t>
      </w:r>
      <w:proofErr w:type="spellStart"/>
      <w:r>
        <w:rPr>
          <w:rFonts w:hint="eastAsia"/>
        </w:rPr>
        <w:t>mindmap</w:t>
      </w:r>
      <w:proofErr w:type="spellEnd"/>
      <w:r>
        <w:rPr>
          <w:rFonts w:hint="eastAsia"/>
        </w:rPr>
        <w:t>/{</w:t>
      </w:r>
      <w:proofErr w:type="spellStart"/>
      <w:r>
        <w:rPr>
          <w:rFonts w:hint="eastAsia"/>
        </w:rPr>
        <w:t>nodeId</w:t>
      </w:r>
      <w:proofErr w:type="spellEnd"/>
      <w:r>
        <w:rPr>
          <w:rFonts w:hint="eastAsia"/>
        </w:rPr>
        <w:t>}</w:t>
      </w:r>
      <w:r w:rsidR="00B63222">
        <w:rPr>
          <w:rFonts w:hint="eastAsia"/>
        </w:rPr>
        <w:t>)</w:t>
      </w:r>
      <w:r>
        <w:rPr>
          <w:rFonts w:hint="eastAsia"/>
        </w:rPr>
        <w:t>清理数据库关联数据；</w:t>
      </w:r>
    </w:p>
    <w:p w14:paraId="08BF17D6" w14:textId="5905D199" w:rsidR="00935F29" w:rsidRDefault="005771A1" w:rsidP="00A94F68">
      <w:pPr>
        <w:ind w:firstLineChars="200" w:firstLine="480"/>
      </w:pPr>
      <w:r>
        <w:rPr>
          <w:rFonts w:hint="eastAsia"/>
        </w:rPr>
        <w:t>基于以上功能</w:t>
      </w:r>
      <w:r w:rsidR="00693B6A">
        <w:rPr>
          <w:rFonts w:hint="eastAsia"/>
        </w:rPr>
        <w:t>为</w:t>
      </w:r>
      <w:r w:rsidR="00693B6A" w:rsidRPr="00693B6A">
        <w:rPr>
          <w:rFonts w:hint="eastAsia"/>
        </w:rPr>
        <w:t>知识图谱操作模块</w:t>
      </w:r>
      <w:r w:rsidR="00693B6A">
        <w:rPr>
          <w:rFonts w:hint="eastAsia"/>
        </w:rPr>
        <w:t>设计了一张数据库表</w:t>
      </w:r>
      <w:r w:rsidR="00517E94">
        <w:rPr>
          <w:rFonts w:hint="eastAsia"/>
        </w:rPr>
        <w:t>，</w:t>
      </w:r>
      <w:r w:rsidR="00517E94" w:rsidRPr="00517E94">
        <w:rPr>
          <w:rFonts w:hint="eastAsia"/>
        </w:rPr>
        <w:t>表结构的设计如表</w:t>
      </w:r>
      <w:r w:rsidR="00517E94" w:rsidRPr="00517E94">
        <w:rPr>
          <w:rFonts w:hint="eastAsia"/>
        </w:rPr>
        <w:t>3-1</w:t>
      </w:r>
      <w:r w:rsidR="00517E94" w:rsidRPr="00517E94">
        <w:rPr>
          <w:rFonts w:hint="eastAsia"/>
        </w:rPr>
        <w:t>所示。</w:t>
      </w:r>
    </w:p>
    <w:p w14:paraId="7C1EDD80" w14:textId="77777777" w:rsidR="00693B6A" w:rsidRDefault="00693B6A" w:rsidP="00BB552B">
      <w:pPr>
        <w:adjustRightInd w:val="0"/>
        <w:snapToGrid w:val="0"/>
        <w:jc w:val="center"/>
      </w:pPr>
    </w:p>
    <w:p w14:paraId="2602211E" w14:textId="77777777" w:rsidR="00935F29" w:rsidRDefault="006C277A">
      <w:pPr>
        <w:adjustRightInd w:val="0"/>
        <w:snapToGrid w:val="0"/>
        <w:jc w:val="center"/>
        <w:rPr>
          <w:b/>
          <w:bCs/>
          <w:kern w:val="0"/>
          <w:sz w:val="21"/>
          <w:szCs w:val="18"/>
        </w:rPr>
      </w:pPr>
      <w:r>
        <w:rPr>
          <w:rFonts w:hint="eastAsia"/>
          <w:b/>
          <w:bCs/>
          <w:kern w:val="0"/>
          <w:sz w:val="21"/>
          <w:szCs w:val="18"/>
        </w:rPr>
        <w:t>表</w:t>
      </w:r>
      <w:r>
        <w:rPr>
          <w:rFonts w:hint="eastAsia"/>
          <w:b/>
          <w:bCs/>
          <w:kern w:val="0"/>
          <w:sz w:val="21"/>
          <w:szCs w:val="18"/>
        </w:rPr>
        <w:t xml:space="preserve">3-1  </w:t>
      </w:r>
      <w:bookmarkStart w:id="48" w:name="_Hlk198823535"/>
      <w:r>
        <w:rPr>
          <w:b/>
          <w:bCs/>
          <w:kern w:val="0"/>
          <w:sz w:val="21"/>
          <w:szCs w:val="18"/>
        </w:rPr>
        <w:t>知识图谱操作模块</w:t>
      </w:r>
      <w:bookmarkEnd w:id="48"/>
      <w:r>
        <w:rPr>
          <w:rFonts w:hint="eastAsia"/>
          <w:b/>
          <w:bCs/>
          <w:kern w:val="0"/>
          <w:sz w:val="21"/>
          <w:szCs w:val="18"/>
        </w:rPr>
        <w:t>数据库存储表格</w:t>
      </w:r>
    </w:p>
    <w:p w14:paraId="3ABD5477" w14:textId="77777777" w:rsidR="00935F29" w:rsidRDefault="006C277A">
      <w:pPr>
        <w:adjustRightInd w:val="0"/>
        <w:snapToGrid w:val="0"/>
        <w:jc w:val="center"/>
      </w:pPr>
      <w:r>
        <w:rPr>
          <w:rFonts w:hint="eastAsia"/>
          <w:b/>
          <w:bCs/>
          <w:kern w:val="0"/>
          <w:sz w:val="21"/>
          <w:szCs w:val="18"/>
        </w:rPr>
        <w:t>Table</w:t>
      </w:r>
      <w:r>
        <w:rPr>
          <w:b/>
          <w:bCs/>
          <w:kern w:val="0"/>
          <w:sz w:val="21"/>
          <w:szCs w:val="18"/>
        </w:rPr>
        <w:t xml:space="preserve"> 3-</w:t>
      </w:r>
      <w:proofErr w:type="gramStart"/>
      <w:r>
        <w:rPr>
          <w:rFonts w:hint="eastAsia"/>
          <w:b/>
          <w:bCs/>
          <w:kern w:val="0"/>
          <w:sz w:val="21"/>
          <w:szCs w:val="18"/>
        </w:rPr>
        <w:t>1</w:t>
      </w:r>
      <w:r>
        <w:rPr>
          <w:b/>
          <w:bCs/>
          <w:kern w:val="0"/>
          <w:sz w:val="21"/>
          <w:szCs w:val="18"/>
        </w:rPr>
        <w:t xml:space="preserve"> </w:t>
      </w:r>
      <w:r>
        <w:rPr>
          <w:rFonts w:hint="eastAsia"/>
          <w:b/>
          <w:bCs/>
          <w:kern w:val="0"/>
          <w:sz w:val="21"/>
          <w:szCs w:val="18"/>
        </w:rPr>
        <w:t xml:space="preserve"> </w:t>
      </w:r>
      <w:r>
        <w:rPr>
          <w:b/>
          <w:bCs/>
          <w:kern w:val="0"/>
          <w:sz w:val="21"/>
          <w:szCs w:val="18"/>
        </w:rPr>
        <w:t>Knowledge</w:t>
      </w:r>
      <w:proofErr w:type="gramEnd"/>
      <w:r>
        <w:rPr>
          <w:b/>
          <w:bCs/>
          <w:kern w:val="0"/>
          <w:sz w:val="21"/>
          <w:szCs w:val="18"/>
        </w:rPr>
        <w:t xml:space="preserve"> Graph Operation Module Database Storage Table</w:t>
      </w:r>
    </w:p>
    <w:tbl>
      <w:tblPr>
        <w:tblW w:w="0" w:type="auto"/>
        <w:jc w:val="center"/>
        <w:tblLook w:val="04A0" w:firstRow="1" w:lastRow="0" w:firstColumn="1" w:lastColumn="0" w:noHBand="0" w:noVBand="1"/>
      </w:tblPr>
      <w:tblGrid>
        <w:gridCol w:w="1134"/>
        <w:gridCol w:w="5529"/>
        <w:gridCol w:w="1842"/>
      </w:tblGrid>
      <w:tr w:rsidR="00935F29" w14:paraId="1FD80BBA" w14:textId="77777777" w:rsidTr="00A94F68">
        <w:trPr>
          <w:trHeight w:val="476"/>
          <w:jc w:val="center"/>
        </w:trPr>
        <w:tc>
          <w:tcPr>
            <w:tcW w:w="1134" w:type="dxa"/>
            <w:tcBorders>
              <w:top w:val="single" w:sz="12" w:space="0" w:color="auto"/>
              <w:bottom w:val="single" w:sz="4" w:space="0" w:color="auto"/>
            </w:tcBorders>
            <w:vAlign w:val="center"/>
          </w:tcPr>
          <w:p w14:paraId="0C5E2789" w14:textId="77777777" w:rsidR="00935F29" w:rsidRDefault="006C277A">
            <w:pPr>
              <w:autoSpaceDE w:val="0"/>
              <w:autoSpaceDN w:val="0"/>
              <w:adjustRightInd w:val="0"/>
              <w:snapToGrid w:val="0"/>
              <w:spacing w:before="60" w:after="60" w:line="240" w:lineRule="auto"/>
              <w:jc w:val="center"/>
              <w:rPr>
                <w:sz w:val="21"/>
                <w:szCs w:val="18"/>
              </w:rPr>
            </w:pPr>
            <w:r>
              <w:rPr>
                <w:rFonts w:hint="eastAsia"/>
                <w:sz w:val="21"/>
                <w:szCs w:val="18"/>
              </w:rPr>
              <w:t>字段名</w:t>
            </w:r>
          </w:p>
        </w:tc>
        <w:tc>
          <w:tcPr>
            <w:tcW w:w="5529" w:type="dxa"/>
            <w:tcBorders>
              <w:top w:val="single" w:sz="12" w:space="0" w:color="auto"/>
              <w:bottom w:val="single" w:sz="4" w:space="0" w:color="auto"/>
            </w:tcBorders>
            <w:vAlign w:val="center"/>
          </w:tcPr>
          <w:p w14:paraId="131F5F21" w14:textId="77777777" w:rsidR="00935F29" w:rsidRDefault="006C277A">
            <w:pPr>
              <w:autoSpaceDE w:val="0"/>
              <w:autoSpaceDN w:val="0"/>
              <w:adjustRightInd w:val="0"/>
              <w:snapToGrid w:val="0"/>
              <w:spacing w:before="60" w:after="60" w:line="240" w:lineRule="auto"/>
              <w:ind w:left="-51"/>
              <w:jc w:val="center"/>
              <w:rPr>
                <w:sz w:val="21"/>
                <w:szCs w:val="18"/>
              </w:rPr>
            </w:pPr>
            <w:r>
              <w:rPr>
                <w:rFonts w:hint="eastAsia"/>
                <w:sz w:val="21"/>
                <w:szCs w:val="18"/>
              </w:rPr>
              <w:t>数据类型和约束</w:t>
            </w:r>
          </w:p>
        </w:tc>
        <w:tc>
          <w:tcPr>
            <w:tcW w:w="1842" w:type="dxa"/>
            <w:tcBorders>
              <w:top w:val="single" w:sz="12" w:space="0" w:color="auto"/>
              <w:bottom w:val="single" w:sz="4" w:space="0" w:color="auto"/>
            </w:tcBorders>
            <w:vAlign w:val="center"/>
          </w:tcPr>
          <w:p w14:paraId="35913CD8" w14:textId="77777777" w:rsidR="00935F29" w:rsidRDefault="006C277A">
            <w:pPr>
              <w:autoSpaceDE w:val="0"/>
              <w:autoSpaceDN w:val="0"/>
              <w:adjustRightInd w:val="0"/>
              <w:snapToGrid w:val="0"/>
              <w:spacing w:before="60" w:after="60" w:line="240" w:lineRule="auto"/>
              <w:ind w:left="-51"/>
              <w:jc w:val="center"/>
              <w:rPr>
                <w:sz w:val="21"/>
                <w:szCs w:val="18"/>
              </w:rPr>
            </w:pPr>
            <w:r>
              <w:rPr>
                <w:rFonts w:hint="eastAsia"/>
                <w:sz w:val="21"/>
                <w:szCs w:val="18"/>
              </w:rPr>
              <w:t>说明</w:t>
            </w:r>
          </w:p>
        </w:tc>
      </w:tr>
      <w:tr w:rsidR="00935F29" w14:paraId="32FEE5BA" w14:textId="77777777" w:rsidTr="00A94F68">
        <w:trPr>
          <w:trHeight w:val="702"/>
          <w:jc w:val="center"/>
        </w:trPr>
        <w:tc>
          <w:tcPr>
            <w:tcW w:w="1134" w:type="dxa"/>
            <w:tcBorders>
              <w:top w:val="single" w:sz="4" w:space="0" w:color="auto"/>
            </w:tcBorders>
            <w:vAlign w:val="center"/>
          </w:tcPr>
          <w:p w14:paraId="3E46AF91" w14:textId="77777777" w:rsidR="00935F29" w:rsidRPr="00BB552B" w:rsidRDefault="006C277A">
            <w:pPr>
              <w:autoSpaceDE w:val="0"/>
              <w:autoSpaceDN w:val="0"/>
              <w:adjustRightInd w:val="0"/>
              <w:snapToGrid w:val="0"/>
              <w:spacing w:before="60" w:after="60" w:line="240" w:lineRule="auto"/>
              <w:jc w:val="center"/>
              <w:rPr>
                <w:sz w:val="21"/>
                <w:szCs w:val="18"/>
              </w:rPr>
            </w:pPr>
            <w:r w:rsidRPr="00BB552B">
              <w:rPr>
                <w:sz w:val="21"/>
                <w:szCs w:val="18"/>
              </w:rPr>
              <w:t>id</w:t>
            </w:r>
          </w:p>
        </w:tc>
        <w:tc>
          <w:tcPr>
            <w:tcW w:w="5529" w:type="dxa"/>
            <w:tcBorders>
              <w:top w:val="single" w:sz="4" w:space="0" w:color="auto"/>
            </w:tcBorders>
            <w:vAlign w:val="center"/>
          </w:tcPr>
          <w:p w14:paraId="38CA3514" w14:textId="77777777" w:rsidR="00935F29" w:rsidRDefault="006C277A">
            <w:pPr>
              <w:autoSpaceDE w:val="0"/>
              <w:autoSpaceDN w:val="0"/>
              <w:adjustRightInd w:val="0"/>
              <w:snapToGrid w:val="0"/>
              <w:spacing w:before="60" w:after="60" w:line="240" w:lineRule="auto"/>
              <w:ind w:left="-51"/>
              <w:jc w:val="center"/>
              <w:rPr>
                <w:sz w:val="21"/>
                <w:szCs w:val="18"/>
              </w:rPr>
            </w:pPr>
            <w:r>
              <w:rPr>
                <w:sz w:val="21"/>
                <w:szCs w:val="18"/>
              </w:rPr>
              <w:t>INT NOT NULL AUTO_INCREMENT</w:t>
            </w:r>
          </w:p>
        </w:tc>
        <w:tc>
          <w:tcPr>
            <w:tcW w:w="1842" w:type="dxa"/>
            <w:tcBorders>
              <w:top w:val="single" w:sz="4" w:space="0" w:color="auto"/>
            </w:tcBorders>
            <w:vAlign w:val="center"/>
          </w:tcPr>
          <w:p w14:paraId="40630D38" w14:textId="77777777" w:rsidR="00935F29" w:rsidRDefault="006C277A">
            <w:pPr>
              <w:autoSpaceDE w:val="0"/>
              <w:autoSpaceDN w:val="0"/>
              <w:adjustRightInd w:val="0"/>
              <w:snapToGrid w:val="0"/>
              <w:spacing w:before="60" w:after="60" w:line="240" w:lineRule="auto"/>
              <w:ind w:left="-51"/>
              <w:jc w:val="center"/>
              <w:rPr>
                <w:sz w:val="21"/>
                <w:szCs w:val="18"/>
              </w:rPr>
            </w:pPr>
            <w:r>
              <w:rPr>
                <w:rFonts w:hint="eastAsia"/>
                <w:sz w:val="21"/>
                <w:szCs w:val="18"/>
              </w:rPr>
              <w:t>无意义</w:t>
            </w:r>
          </w:p>
        </w:tc>
      </w:tr>
      <w:tr w:rsidR="00935F29" w14:paraId="34EC0018" w14:textId="77777777" w:rsidTr="00A94F68">
        <w:trPr>
          <w:trHeight w:val="410"/>
          <w:jc w:val="center"/>
        </w:trPr>
        <w:tc>
          <w:tcPr>
            <w:tcW w:w="1134" w:type="dxa"/>
            <w:vAlign w:val="center"/>
          </w:tcPr>
          <w:p w14:paraId="77BFD5E0" w14:textId="77777777" w:rsidR="00935F29" w:rsidRPr="00BB552B" w:rsidRDefault="006C277A">
            <w:pPr>
              <w:autoSpaceDE w:val="0"/>
              <w:autoSpaceDN w:val="0"/>
              <w:adjustRightInd w:val="0"/>
              <w:snapToGrid w:val="0"/>
              <w:spacing w:before="60" w:after="60" w:line="240" w:lineRule="auto"/>
              <w:jc w:val="center"/>
              <w:rPr>
                <w:sz w:val="21"/>
                <w:szCs w:val="18"/>
              </w:rPr>
            </w:pPr>
            <w:proofErr w:type="spellStart"/>
            <w:r w:rsidRPr="00BB552B">
              <w:rPr>
                <w:sz w:val="21"/>
                <w:szCs w:val="18"/>
              </w:rPr>
              <w:t>parent_id</w:t>
            </w:r>
            <w:proofErr w:type="spellEnd"/>
          </w:p>
        </w:tc>
        <w:tc>
          <w:tcPr>
            <w:tcW w:w="5529" w:type="dxa"/>
            <w:vAlign w:val="center"/>
          </w:tcPr>
          <w:p w14:paraId="157CF341" w14:textId="77777777" w:rsidR="00935F29" w:rsidRDefault="006C277A">
            <w:pPr>
              <w:autoSpaceDE w:val="0"/>
              <w:autoSpaceDN w:val="0"/>
              <w:adjustRightInd w:val="0"/>
              <w:snapToGrid w:val="0"/>
              <w:spacing w:before="60" w:after="60" w:line="240" w:lineRule="auto"/>
              <w:jc w:val="center"/>
              <w:rPr>
                <w:sz w:val="21"/>
                <w:szCs w:val="18"/>
              </w:rPr>
            </w:pPr>
            <w:proofErr w:type="gramStart"/>
            <w:r>
              <w:rPr>
                <w:sz w:val="21"/>
                <w:szCs w:val="18"/>
              </w:rPr>
              <w:t>VARCHAR(</w:t>
            </w:r>
            <w:proofErr w:type="gramEnd"/>
            <w:r>
              <w:rPr>
                <w:sz w:val="21"/>
                <w:szCs w:val="18"/>
              </w:rPr>
              <w:t>255) CHARACTER SET UTF8MB4 COLLATE UTF8MB4_0900_AI_CI DEFAULT NULL</w:t>
            </w:r>
          </w:p>
        </w:tc>
        <w:tc>
          <w:tcPr>
            <w:tcW w:w="1842" w:type="dxa"/>
            <w:vAlign w:val="center"/>
          </w:tcPr>
          <w:p w14:paraId="758CC845" w14:textId="77777777" w:rsidR="00935F29" w:rsidRDefault="006C277A">
            <w:pPr>
              <w:autoSpaceDE w:val="0"/>
              <w:autoSpaceDN w:val="0"/>
              <w:adjustRightInd w:val="0"/>
              <w:snapToGrid w:val="0"/>
              <w:spacing w:before="60" w:after="60" w:line="240" w:lineRule="auto"/>
              <w:jc w:val="center"/>
              <w:rPr>
                <w:sz w:val="21"/>
                <w:szCs w:val="18"/>
              </w:rPr>
            </w:pPr>
            <w:r>
              <w:rPr>
                <w:rFonts w:hint="eastAsia"/>
                <w:sz w:val="21"/>
                <w:szCs w:val="18"/>
              </w:rPr>
              <w:t>父节点</w:t>
            </w:r>
            <w:r>
              <w:rPr>
                <w:rFonts w:hint="eastAsia"/>
                <w:sz w:val="21"/>
                <w:szCs w:val="18"/>
              </w:rPr>
              <w:t>id</w:t>
            </w:r>
          </w:p>
        </w:tc>
      </w:tr>
      <w:tr w:rsidR="00935F29" w14:paraId="1B565A7F" w14:textId="77777777" w:rsidTr="00A94F68">
        <w:trPr>
          <w:trHeight w:val="431"/>
          <w:jc w:val="center"/>
        </w:trPr>
        <w:tc>
          <w:tcPr>
            <w:tcW w:w="1134" w:type="dxa"/>
            <w:vAlign w:val="center"/>
          </w:tcPr>
          <w:p w14:paraId="5CCC6A77" w14:textId="77777777" w:rsidR="00935F29" w:rsidRPr="00BB552B" w:rsidRDefault="006C277A">
            <w:pPr>
              <w:autoSpaceDE w:val="0"/>
              <w:autoSpaceDN w:val="0"/>
              <w:adjustRightInd w:val="0"/>
              <w:snapToGrid w:val="0"/>
              <w:spacing w:before="60" w:after="60" w:line="240" w:lineRule="auto"/>
              <w:jc w:val="center"/>
              <w:rPr>
                <w:sz w:val="21"/>
                <w:szCs w:val="18"/>
              </w:rPr>
            </w:pPr>
            <w:r w:rsidRPr="00BB552B">
              <w:rPr>
                <w:sz w:val="21"/>
                <w:szCs w:val="18"/>
              </w:rPr>
              <w:t>topic</w:t>
            </w:r>
          </w:p>
        </w:tc>
        <w:tc>
          <w:tcPr>
            <w:tcW w:w="5529" w:type="dxa"/>
            <w:vAlign w:val="center"/>
          </w:tcPr>
          <w:p w14:paraId="291D3797" w14:textId="77777777" w:rsidR="00935F29" w:rsidRDefault="006C277A">
            <w:pPr>
              <w:autoSpaceDE w:val="0"/>
              <w:autoSpaceDN w:val="0"/>
              <w:adjustRightInd w:val="0"/>
              <w:snapToGrid w:val="0"/>
              <w:spacing w:before="60" w:after="60" w:line="240" w:lineRule="auto"/>
              <w:jc w:val="center"/>
              <w:rPr>
                <w:sz w:val="21"/>
                <w:szCs w:val="18"/>
              </w:rPr>
            </w:pPr>
            <w:proofErr w:type="gramStart"/>
            <w:r>
              <w:rPr>
                <w:sz w:val="21"/>
                <w:szCs w:val="18"/>
              </w:rPr>
              <w:t>VARCHAR(</w:t>
            </w:r>
            <w:proofErr w:type="gramEnd"/>
            <w:r>
              <w:rPr>
                <w:sz w:val="21"/>
                <w:szCs w:val="18"/>
              </w:rPr>
              <w:t>255) CHARACTER SET UTF8MB4 COLLATE UTF8MB4_0900_AI_CI NOT NULL</w:t>
            </w:r>
          </w:p>
        </w:tc>
        <w:tc>
          <w:tcPr>
            <w:tcW w:w="1842" w:type="dxa"/>
            <w:vAlign w:val="center"/>
          </w:tcPr>
          <w:p w14:paraId="60EA65F5" w14:textId="77777777" w:rsidR="00935F29" w:rsidRDefault="006C277A">
            <w:pPr>
              <w:autoSpaceDE w:val="0"/>
              <w:autoSpaceDN w:val="0"/>
              <w:adjustRightInd w:val="0"/>
              <w:snapToGrid w:val="0"/>
              <w:spacing w:before="60" w:after="60" w:line="240" w:lineRule="auto"/>
              <w:jc w:val="center"/>
              <w:rPr>
                <w:sz w:val="21"/>
                <w:szCs w:val="18"/>
              </w:rPr>
            </w:pPr>
            <w:bookmarkStart w:id="49" w:name="_Hlk198823967"/>
            <w:r>
              <w:rPr>
                <w:rFonts w:hint="eastAsia"/>
                <w:sz w:val="21"/>
                <w:szCs w:val="18"/>
              </w:rPr>
              <w:t>节点名称</w:t>
            </w:r>
            <w:bookmarkEnd w:id="49"/>
          </w:p>
        </w:tc>
      </w:tr>
      <w:tr w:rsidR="00935F29" w14:paraId="444461C8" w14:textId="77777777" w:rsidTr="00A94F68">
        <w:trPr>
          <w:trHeight w:val="431"/>
          <w:jc w:val="center"/>
        </w:trPr>
        <w:tc>
          <w:tcPr>
            <w:tcW w:w="1134" w:type="dxa"/>
            <w:vAlign w:val="center"/>
          </w:tcPr>
          <w:p w14:paraId="7690E3FC" w14:textId="77777777" w:rsidR="00935F29" w:rsidRPr="00BB552B" w:rsidRDefault="006C277A">
            <w:pPr>
              <w:autoSpaceDE w:val="0"/>
              <w:autoSpaceDN w:val="0"/>
              <w:adjustRightInd w:val="0"/>
              <w:snapToGrid w:val="0"/>
              <w:spacing w:before="60" w:after="60" w:line="240" w:lineRule="auto"/>
              <w:jc w:val="center"/>
              <w:rPr>
                <w:sz w:val="21"/>
                <w:szCs w:val="18"/>
              </w:rPr>
            </w:pPr>
            <w:bookmarkStart w:id="50" w:name="_Hlk198823992"/>
            <w:proofErr w:type="spellStart"/>
            <w:r w:rsidRPr="00BB552B">
              <w:rPr>
                <w:sz w:val="21"/>
                <w:szCs w:val="18"/>
              </w:rPr>
              <w:t>node_id</w:t>
            </w:r>
            <w:bookmarkEnd w:id="50"/>
            <w:proofErr w:type="spellEnd"/>
          </w:p>
        </w:tc>
        <w:tc>
          <w:tcPr>
            <w:tcW w:w="5529" w:type="dxa"/>
            <w:vAlign w:val="center"/>
          </w:tcPr>
          <w:p w14:paraId="2F872B64" w14:textId="77777777" w:rsidR="00935F29" w:rsidRDefault="006C277A">
            <w:pPr>
              <w:autoSpaceDE w:val="0"/>
              <w:autoSpaceDN w:val="0"/>
              <w:adjustRightInd w:val="0"/>
              <w:snapToGrid w:val="0"/>
              <w:spacing w:before="60" w:after="60" w:line="240" w:lineRule="auto"/>
              <w:jc w:val="center"/>
              <w:rPr>
                <w:sz w:val="21"/>
                <w:szCs w:val="18"/>
              </w:rPr>
            </w:pPr>
            <w:proofErr w:type="gramStart"/>
            <w:r>
              <w:rPr>
                <w:sz w:val="21"/>
                <w:szCs w:val="18"/>
              </w:rPr>
              <w:t>VARCHAR(</w:t>
            </w:r>
            <w:proofErr w:type="gramEnd"/>
            <w:r>
              <w:rPr>
                <w:sz w:val="21"/>
                <w:szCs w:val="18"/>
              </w:rPr>
              <w:t>255) CHARACTER SET UTF8MB4 COLLATE UTF8MB4_0900_AI_CI NOT NULL</w:t>
            </w:r>
          </w:p>
        </w:tc>
        <w:tc>
          <w:tcPr>
            <w:tcW w:w="1842" w:type="dxa"/>
            <w:vAlign w:val="center"/>
          </w:tcPr>
          <w:p w14:paraId="6F986415" w14:textId="77777777" w:rsidR="00935F29" w:rsidRDefault="006C277A">
            <w:pPr>
              <w:autoSpaceDE w:val="0"/>
              <w:autoSpaceDN w:val="0"/>
              <w:adjustRightInd w:val="0"/>
              <w:snapToGrid w:val="0"/>
              <w:spacing w:before="60" w:after="60" w:line="240" w:lineRule="auto"/>
              <w:jc w:val="center"/>
              <w:rPr>
                <w:sz w:val="21"/>
                <w:szCs w:val="18"/>
              </w:rPr>
            </w:pPr>
            <w:r>
              <w:rPr>
                <w:rFonts w:hint="eastAsia"/>
                <w:sz w:val="21"/>
                <w:szCs w:val="18"/>
              </w:rPr>
              <w:t>节点</w:t>
            </w:r>
            <w:r>
              <w:rPr>
                <w:rFonts w:hint="eastAsia"/>
                <w:sz w:val="21"/>
                <w:szCs w:val="18"/>
              </w:rPr>
              <w:t>id</w:t>
            </w:r>
          </w:p>
        </w:tc>
      </w:tr>
      <w:tr w:rsidR="00935F29" w14:paraId="5CB1CB4C" w14:textId="77777777" w:rsidTr="00A94F68">
        <w:trPr>
          <w:trHeight w:val="431"/>
          <w:jc w:val="center"/>
        </w:trPr>
        <w:tc>
          <w:tcPr>
            <w:tcW w:w="1134" w:type="dxa"/>
            <w:tcBorders>
              <w:bottom w:val="single" w:sz="12" w:space="0" w:color="auto"/>
            </w:tcBorders>
            <w:vAlign w:val="center"/>
          </w:tcPr>
          <w:p w14:paraId="0BBEF814" w14:textId="77777777" w:rsidR="00935F29" w:rsidRPr="00BB552B" w:rsidRDefault="006C277A">
            <w:pPr>
              <w:autoSpaceDE w:val="0"/>
              <w:autoSpaceDN w:val="0"/>
              <w:adjustRightInd w:val="0"/>
              <w:snapToGrid w:val="0"/>
              <w:spacing w:before="60" w:after="60" w:line="240" w:lineRule="auto"/>
              <w:jc w:val="center"/>
              <w:rPr>
                <w:sz w:val="21"/>
                <w:szCs w:val="18"/>
              </w:rPr>
            </w:pPr>
            <w:bookmarkStart w:id="51" w:name="_Hlk198824020"/>
            <w:r w:rsidRPr="00BB552B">
              <w:rPr>
                <w:sz w:val="21"/>
                <w:szCs w:val="18"/>
              </w:rPr>
              <w:t>level</w:t>
            </w:r>
            <w:bookmarkEnd w:id="51"/>
          </w:p>
        </w:tc>
        <w:tc>
          <w:tcPr>
            <w:tcW w:w="5529" w:type="dxa"/>
            <w:tcBorders>
              <w:bottom w:val="single" w:sz="12" w:space="0" w:color="auto"/>
            </w:tcBorders>
            <w:vAlign w:val="center"/>
          </w:tcPr>
          <w:p w14:paraId="383FDE73" w14:textId="77777777" w:rsidR="00935F29" w:rsidRDefault="006C277A">
            <w:pPr>
              <w:autoSpaceDE w:val="0"/>
              <w:autoSpaceDN w:val="0"/>
              <w:adjustRightInd w:val="0"/>
              <w:snapToGrid w:val="0"/>
              <w:spacing w:before="60" w:after="60" w:line="240" w:lineRule="auto"/>
              <w:jc w:val="center"/>
              <w:rPr>
                <w:sz w:val="21"/>
                <w:szCs w:val="18"/>
              </w:rPr>
            </w:pPr>
            <w:r>
              <w:rPr>
                <w:sz w:val="21"/>
                <w:szCs w:val="18"/>
              </w:rPr>
              <w:t>INT DEFAULT NULL</w:t>
            </w:r>
          </w:p>
        </w:tc>
        <w:tc>
          <w:tcPr>
            <w:tcW w:w="1842" w:type="dxa"/>
            <w:tcBorders>
              <w:bottom w:val="single" w:sz="12" w:space="0" w:color="auto"/>
            </w:tcBorders>
            <w:vAlign w:val="center"/>
          </w:tcPr>
          <w:p w14:paraId="0545AAB0" w14:textId="77777777" w:rsidR="00935F29" w:rsidRDefault="006C277A">
            <w:pPr>
              <w:autoSpaceDE w:val="0"/>
              <w:autoSpaceDN w:val="0"/>
              <w:adjustRightInd w:val="0"/>
              <w:snapToGrid w:val="0"/>
              <w:spacing w:before="60" w:after="60" w:line="240" w:lineRule="auto"/>
              <w:jc w:val="center"/>
              <w:rPr>
                <w:sz w:val="21"/>
                <w:szCs w:val="18"/>
              </w:rPr>
            </w:pPr>
            <w:r>
              <w:rPr>
                <w:rFonts w:hint="eastAsia"/>
                <w:sz w:val="21"/>
                <w:szCs w:val="18"/>
              </w:rPr>
              <w:t>节点</w:t>
            </w:r>
            <w:bookmarkStart w:id="52" w:name="_Hlk198824031"/>
            <w:r>
              <w:rPr>
                <w:rFonts w:hint="eastAsia"/>
                <w:sz w:val="21"/>
                <w:szCs w:val="18"/>
              </w:rPr>
              <w:t>层次</w:t>
            </w:r>
            <w:bookmarkEnd w:id="52"/>
          </w:p>
        </w:tc>
      </w:tr>
    </w:tbl>
    <w:p w14:paraId="3D701697" w14:textId="77777777" w:rsidR="00935F29" w:rsidRDefault="00935F29">
      <w:pPr>
        <w:snapToGrid w:val="0"/>
        <w:spacing w:line="360" w:lineRule="auto"/>
        <w:jc w:val="center"/>
      </w:pPr>
    </w:p>
    <w:p w14:paraId="738D8496" w14:textId="4D1EACEA" w:rsidR="00F25F50" w:rsidRPr="00F25F50" w:rsidRDefault="005771A1" w:rsidP="00120AAB">
      <w:pPr>
        <w:ind w:firstLineChars="200" w:firstLine="480"/>
      </w:pPr>
      <w:r>
        <w:rPr>
          <w:rFonts w:hint="eastAsia"/>
        </w:rPr>
        <w:t>在上表中，</w:t>
      </w:r>
      <w:proofErr w:type="spellStart"/>
      <w:r w:rsidRPr="005771A1">
        <w:t>parent_id</w:t>
      </w:r>
      <w:proofErr w:type="spellEnd"/>
      <w:r w:rsidR="00BA5285">
        <w:rPr>
          <w:rFonts w:hint="eastAsia"/>
        </w:rPr>
        <w:t>字段</w:t>
      </w:r>
      <w:r>
        <w:rPr>
          <w:rFonts w:hint="eastAsia"/>
        </w:rPr>
        <w:t>用于存储当前节点的</w:t>
      </w:r>
      <w:r w:rsidRPr="005771A1">
        <w:rPr>
          <w:rFonts w:hint="eastAsia"/>
        </w:rPr>
        <w:t>父节点</w:t>
      </w:r>
      <w:r w:rsidRPr="005771A1">
        <w:rPr>
          <w:rFonts w:hint="eastAsia"/>
        </w:rPr>
        <w:t>id</w:t>
      </w:r>
      <w:r w:rsidR="001D1845">
        <w:rPr>
          <w:rFonts w:hint="eastAsia"/>
        </w:rPr>
        <w:t>信息</w:t>
      </w:r>
      <w:r>
        <w:rPr>
          <w:rFonts w:hint="eastAsia"/>
        </w:rPr>
        <w:t>；</w:t>
      </w:r>
      <w:r w:rsidRPr="005771A1">
        <w:t>topic</w:t>
      </w:r>
      <w:r w:rsidR="00BA5285">
        <w:rPr>
          <w:rFonts w:hint="eastAsia"/>
        </w:rPr>
        <w:t>字段</w:t>
      </w:r>
      <w:r>
        <w:rPr>
          <w:rFonts w:hint="eastAsia"/>
        </w:rPr>
        <w:t>用于存储</w:t>
      </w:r>
      <w:r w:rsidR="001D1845" w:rsidRPr="001D1845">
        <w:rPr>
          <w:rFonts w:hint="eastAsia"/>
        </w:rPr>
        <w:t>节点名称</w:t>
      </w:r>
      <w:r w:rsidR="001D1845">
        <w:rPr>
          <w:rFonts w:hint="eastAsia"/>
        </w:rPr>
        <w:t>信息；</w:t>
      </w:r>
      <w:proofErr w:type="spellStart"/>
      <w:r w:rsidR="001D1845" w:rsidRPr="001D1845">
        <w:t>node_id</w:t>
      </w:r>
      <w:proofErr w:type="spellEnd"/>
      <w:r w:rsidR="00BA5285">
        <w:rPr>
          <w:rFonts w:hint="eastAsia"/>
        </w:rPr>
        <w:t>字段</w:t>
      </w:r>
      <w:r w:rsidR="001D1845">
        <w:rPr>
          <w:rFonts w:hint="eastAsia"/>
        </w:rPr>
        <w:t>用于存储当前节点的</w:t>
      </w:r>
      <w:r w:rsidR="001D1845" w:rsidRPr="005771A1">
        <w:rPr>
          <w:rFonts w:hint="eastAsia"/>
        </w:rPr>
        <w:t>id</w:t>
      </w:r>
      <w:r w:rsidR="001D1845">
        <w:rPr>
          <w:rFonts w:hint="eastAsia"/>
        </w:rPr>
        <w:t>信息；</w:t>
      </w:r>
      <w:r w:rsidR="001D1845" w:rsidRPr="001D1845">
        <w:t>level</w:t>
      </w:r>
      <w:r w:rsidR="00BA5285">
        <w:rPr>
          <w:rFonts w:hint="eastAsia"/>
        </w:rPr>
        <w:t>字段</w:t>
      </w:r>
      <w:r w:rsidR="001D1845">
        <w:rPr>
          <w:rFonts w:hint="eastAsia"/>
        </w:rPr>
        <w:t>用于存储当前节点的</w:t>
      </w:r>
      <w:r w:rsidR="001D1845" w:rsidRPr="001D1845">
        <w:rPr>
          <w:rFonts w:hint="eastAsia"/>
        </w:rPr>
        <w:t>层次</w:t>
      </w:r>
      <w:r w:rsidR="001D1845">
        <w:rPr>
          <w:rFonts w:hint="eastAsia"/>
        </w:rPr>
        <w:t>信息。</w:t>
      </w:r>
    </w:p>
    <w:p w14:paraId="56021F3E" w14:textId="25037BC3" w:rsidR="00935F29" w:rsidRDefault="006C277A">
      <w:pPr>
        <w:snapToGrid w:val="0"/>
        <w:spacing w:line="360" w:lineRule="auto"/>
        <w:ind w:firstLine="482"/>
      </w:pPr>
      <w:r w:rsidRPr="00A94F68">
        <w:rPr>
          <w:rFonts w:hint="eastAsia"/>
          <w:b/>
          <w:bCs/>
        </w:rPr>
        <w:t>搜索框</w:t>
      </w:r>
      <w:r w:rsidR="008C1237" w:rsidRPr="008C1237">
        <w:rPr>
          <w:b/>
          <w:bCs/>
        </w:rPr>
        <w:t>功能实现</w:t>
      </w:r>
      <w:r w:rsidRPr="00A94F68">
        <w:rPr>
          <w:rFonts w:hint="eastAsia"/>
          <w:b/>
          <w:bCs/>
        </w:rPr>
        <w:t>：</w:t>
      </w:r>
      <w:r>
        <w:rPr>
          <w:rFonts w:hint="eastAsia"/>
        </w:rPr>
        <w:t>实时监听搜索框输入，利用</w:t>
      </w:r>
      <w:r>
        <w:rPr>
          <w:rFonts w:hint="eastAsia"/>
        </w:rPr>
        <w:t>v-model</w:t>
      </w:r>
      <w:r>
        <w:rPr>
          <w:rFonts w:hint="eastAsia"/>
        </w:rPr>
        <w:t>绑定关键字</w:t>
      </w:r>
      <w:proofErr w:type="spellStart"/>
      <w:r>
        <w:rPr>
          <w:rFonts w:hint="eastAsia"/>
        </w:rPr>
        <w:t>searchKeyword</w:t>
      </w:r>
      <w:proofErr w:type="spellEnd"/>
      <w:r>
        <w:rPr>
          <w:rFonts w:hint="eastAsia"/>
        </w:rPr>
        <w:t>，再通过</w:t>
      </w:r>
      <w:proofErr w:type="spellStart"/>
      <w:r>
        <w:rPr>
          <w:rFonts w:hint="eastAsia"/>
        </w:rPr>
        <w:t>stripHtmlTags</w:t>
      </w:r>
      <w:proofErr w:type="spellEnd"/>
      <w:r>
        <w:rPr>
          <w:rFonts w:hint="eastAsia"/>
        </w:rPr>
        <w:t>函数去除富文本标签后匹配节点内容；当关键字包含复杂逻辑时，发送</w:t>
      </w:r>
      <w:r>
        <w:rPr>
          <w:rFonts w:hint="eastAsia"/>
        </w:rPr>
        <w:t>POST</w:t>
      </w:r>
      <w:r>
        <w:rPr>
          <w:rFonts w:hint="eastAsia"/>
        </w:rPr>
        <w:t>请求</w:t>
      </w:r>
      <w:r w:rsidR="00B63222">
        <w:rPr>
          <w:rFonts w:hint="eastAsia"/>
        </w:rPr>
        <w:t>(</w:t>
      </w:r>
      <w:r>
        <w:rPr>
          <w:rFonts w:hint="eastAsia"/>
        </w:rPr>
        <w:t>/</w:t>
      </w:r>
      <w:proofErr w:type="spellStart"/>
      <w:r>
        <w:rPr>
          <w:rFonts w:hint="eastAsia"/>
        </w:rPr>
        <w:t>api</w:t>
      </w:r>
      <w:proofErr w:type="spellEnd"/>
      <w:r>
        <w:rPr>
          <w:rFonts w:hint="eastAsia"/>
        </w:rPr>
        <w:t>/</w:t>
      </w:r>
      <w:proofErr w:type="spellStart"/>
      <w:r>
        <w:rPr>
          <w:rFonts w:hint="eastAsia"/>
        </w:rPr>
        <w:t>mindmap</w:t>
      </w:r>
      <w:proofErr w:type="spellEnd"/>
      <w:r>
        <w:rPr>
          <w:rFonts w:hint="eastAsia"/>
        </w:rPr>
        <w:t>/batch-get-content</w:t>
      </w:r>
      <w:r w:rsidR="00B63222">
        <w:rPr>
          <w:rFonts w:hint="eastAsia"/>
        </w:rPr>
        <w:t>)</w:t>
      </w:r>
      <w:r>
        <w:rPr>
          <w:rFonts w:hint="eastAsia"/>
        </w:rPr>
        <w:t>批量获取节点文本框的文件，减少网络</w:t>
      </w:r>
      <w:r>
        <w:rPr>
          <w:rFonts w:hint="eastAsia"/>
        </w:rPr>
        <w:lastRenderedPageBreak/>
        <w:t>请求次数；再通过</w:t>
      </w:r>
      <w:proofErr w:type="spellStart"/>
      <w:r>
        <w:rPr>
          <w:rFonts w:hint="eastAsia"/>
        </w:rPr>
        <w:t>highlightNode</w:t>
      </w:r>
      <w:proofErr w:type="spellEnd"/>
      <w:r>
        <w:rPr>
          <w:rFonts w:hint="eastAsia"/>
        </w:rPr>
        <w:t>函数修改节点背景色</w:t>
      </w:r>
    </w:p>
    <w:p w14:paraId="591E0DD5" w14:textId="77777777" w:rsidR="00B37365" w:rsidRDefault="00B37365" w:rsidP="00B37365">
      <w:pPr>
        <w:ind w:firstLineChars="200" w:firstLine="480"/>
      </w:pPr>
      <w:r>
        <w:rPr>
          <w:noProof/>
        </w:rPr>
        <w:drawing>
          <wp:inline distT="0" distB="0" distL="0" distR="0" wp14:anchorId="25D136D0" wp14:editId="66309085">
            <wp:extent cx="5727700" cy="584200"/>
            <wp:effectExtent l="0" t="0" r="6350" b="6350"/>
            <wp:docPr id="1040550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584200"/>
                    </a:xfrm>
                    <a:prstGeom prst="rect">
                      <a:avLst/>
                    </a:prstGeom>
                    <a:noFill/>
                    <a:ln>
                      <a:noFill/>
                    </a:ln>
                  </pic:spPr>
                </pic:pic>
              </a:graphicData>
            </a:graphic>
          </wp:inline>
        </w:drawing>
      </w:r>
    </w:p>
    <w:p w14:paraId="7105894E" w14:textId="77777777" w:rsidR="00B37365" w:rsidRDefault="00B37365" w:rsidP="00B37365">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3-4  </w:t>
      </w:r>
      <w:r>
        <w:rPr>
          <w:rFonts w:hint="eastAsia"/>
          <w:b/>
          <w:bCs/>
          <w:kern w:val="0"/>
          <w:sz w:val="21"/>
          <w:szCs w:val="18"/>
        </w:rPr>
        <w:t>搜索功能流程图</w:t>
      </w:r>
    </w:p>
    <w:p w14:paraId="7C7168DF" w14:textId="77777777" w:rsidR="00B37365" w:rsidRPr="00F25F50" w:rsidRDefault="00B37365" w:rsidP="00B37365">
      <w:pPr>
        <w:adjustRightInd w:val="0"/>
        <w:snapToGrid w:val="0"/>
        <w:jc w:val="center"/>
        <w:rPr>
          <w:b/>
          <w:bCs/>
          <w:kern w:val="0"/>
          <w:sz w:val="21"/>
          <w:szCs w:val="18"/>
        </w:rPr>
      </w:pPr>
      <w:r>
        <w:rPr>
          <w:b/>
          <w:bCs/>
          <w:kern w:val="0"/>
          <w:sz w:val="21"/>
          <w:szCs w:val="18"/>
        </w:rPr>
        <w:t>Figure 3-</w:t>
      </w:r>
      <w:proofErr w:type="gramStart"/>
      <w:r>
        <w:rPr>
          <w:rFonts w:hint="eastAsia"/>
          <w:b/>
          <w:bCs/>
          <w:kern w:val="0"/>
          <w:sz w:val="21"/>
          <w:szCs w:val="18"/>
        </w:rPr>
        <w:t>4</w:t>
      </w:r>
      <w:r>
        <w:rPr>
          <w:b/>
          <w:bCs/>
          <w:kern w:val="0"/>
          <w:sz w:val="21"/>
          <w:szCs w:val="18"/>
        </w:rPr>
        <w:t xml:space="preserve"> </w:t>
      </w:r>
      <w:r>
        <w:rPr>
          <w:rFonts w:hint="eastAsia"/>
          <w:b/>
          <w:bCs/>
          <w:kern w:val="0"/>
          <w:sz w:val="21"/>
          <w:szCs w:val="18"/>
        </w:rPr>
        <w:t xml:space="preserve"> </w:t>
      </w:r>
      <w:r w:rsidRPr="00F25F50">
        <w:rPr>
          <w:b/>
          <w:bCs/>
          <w:kern w:val="0"/>
          <w:sz w:val="21"/>
          <w:szCs w:val="18"/>
        </w:rPr>
        <w:t>Search</w:t>
      </w:r>
      <w:proofErr w:type="gramEnd"/>
      <w:r w:rsidRPr="00F25F50">
        <w:rPr>
          <w:b/>
          <w:bCs/>
          <w:kern w:val="0"/>
          <w:sz w:val="21"/>
          <w:szCs w:val="18"/>
        </w:rPr>
        <w:t xml:space="preserve"> function flowchart</w:t>
      </w:r>
    </w:p>
    <w:p w14:paraId="1E4885AC" w14:textId="77777777" w:rsidR="00120AAB" w:rsidRDefault="00120AAB" w:rsidP="00F62956">
      <w:pPr>
        <w:adjustRightInd w:val="0"/>
        <w:snapToGrid w:val="0"/>
        <w:jc w:val="center"/>
      </w:pPr>
    </w:p>
    <w:p w14:paraId="03929257" w14:textId="15A64DE7" w:rsidR="00935F29" w:rsidRDefault="006C277A">
      <w:pPr>
        <w:snapToGrid w:val="0"/>
        <w:spacing w:line="360" w:lineRule="auto"/>
        <w:ind w:firstLine="482"/>
      </w:pPr>
      <w:r w:rsidRPr="00A94F68">
        <w:rPr>
          <w:rFonts w:hint="eastAsia"/>
          <w:b/>
          <w:bCs/>
        </w:rPr>
        <w:t>导入导出思维导图</w:t>
      </w:r>
      <w:r w:rsidR="00487A67" w:rsidRPr="00487A67">
        <w:rPr>
          <w:b/>
          <w:bCs/>
        </w:rPr>
        <w:t>功能实现</w:t>
      </w:r>
      <w:r w:rsidRPr="00A94F68">
        <w:rPr>
          <w:rFonts w:hint="eastAsia"/>
          <w:b/>
          <w:bCs/>
        </w:rPr>
        <w:t>：</w:t>
      </w:r>
      <w:r>
        <w:rPr>
          <w:rFonts w:hint="eastAsia"/>
        </w:rPr>
        <w:t>用户上传</w:t>
      </w:r>
      <w:r>
        <w:rPr>
          <w:rFonts w:hint="eastAsia"/>
        </w:rPr>
        <w:t>markdown</w:t>
      </w:r>
      <w:r>
        <w:rPr>
          <w:rFonts w:hint="eastAsia"/>
        </w:rPr>
        <w:t>文件后，</w:t>
      </w:r>
      <w:proofErr w:type="spellStart"/>
      <w:r>
        <w:rPr>
          <w:rFonts w:hint="eastAsia"/>
        </w:rPr>
        <w:t>parseMarkdownToMind</w:t>
      </w:r>
      <w:proofErr w:type="spellEnd"/>
      <w:r>
        <w:rPr>
          <w:rFonts w:hint="eastAsia"/>
        </w:rPr>
        <w:t>函数解析标题层级，按照节点前的</w:t>
      </w:r>
      <w:r>
        <w:rPr>
          <w:rFonts w:hint="eastAsia"/>
        </w:rPr>
        <w:t>#</w:t>
      </w:r>
      <w:r>
        <w:rPr>
          <w:rFonts w:hint="eastAsia"/>
        </w:rPr>
        <w:t>符号数与缩进层次来划分该节点属于的层级，再生成标准</w:t>
      </w:r>
      <w:proofErr w:type="spellStart"/>
      <w:r>
        <w:t>node_array</w:t>
      </w:r>
      <w:proofErr w:type="spellEnd"/>
      <w:r>
        <w:rPr>
          <w:rFonts w:hint="eastAsia"/>
        </w:rPr>
        <w:t>的</w:t>
      </w:r>
      <w:proofErr w:type="spellStart"/>
      <w:r>
        <w:rPr>
          <w:rFonts w:hint="eastAsia"/>
        </w:rPr>
        <w:t>jsmind</w:t>
      </w:r>
      <w:proofErr w:type="spellEnd"/>
      <w:r>
        <w:rPr>
          <w:rFonts w:hint="eastAsia"/>
        </w:rPr>
        <w:t>节点结构；然后调用</w:t>
      </w:r>
      <w:r>
        <w:rPr>
          <w:rFonts w:hint="eastAsia"/>
        </w:rPr>
        <w:t>/</w:t>
      </w:r>
      <w:proofErr w:type="spellStart"/>
      <w:r>
        <w:rPr>
          <w:rFonts w:hint="eastAsia"/>
        </w:rPr>
        <w:t>api</w:t>
      </w:r>
      <w:proofErr w:type="spellEnd"/>
      <w:r>
        <w:rPr>
          <w:rFonts w:hint="eastAsia"/>
        </w:rPr>
        <w:t>/</w:t>
      </w:r>
      <w:proofErr w:type="spellStart"/>
      <w:r>
        <w:rPr>
          <w:rFonts w:hint="eastAsia"/>
        </w:rPr>
        <w:t>mindmap</w:t>
      </w:r>
      <w:proofErr w:type="spellEnd"/>
      <w:r>
        <w:rPr>
          <w:rFonts w:hint="eastAsia"/>
        </w:rPr>
        <w:t>/replace</w:t>
      </w:r>
      <w:r>
        <w:rPr>
          <w:rFonts w:hint="eastAsia"/>
        </w:rPr>
        <w:t>接口全量更新数据库，并调用函数重新初始化思维导图视图。导出逻辑则是遍历节点树，按</w:t>
      </w:r>
      <w:r>
        <w:rPr>
          <w:rFonts w:hint="eastAsia"/>
        </w:rPr>
        <w:t>Markdown</w:t>
      </w:r>
      <w:r>
        <w:rPr>
          <w:rFonts w:hint="eastAsia"/>
        </w:rPr>
        <w:t>语法拼接内容，利用</w:t>
      </w:r>
      <w:r>
        <w:rPr>
          <w:rFonts w:hint="eastAsia"/>
        </w:rPr>
        <w:t>Blob</w:t>
      </w:r>
      <w:r>
        <w:rPr>
          <w:rFonts w:hint="eastAsia"/>
        </w:rPr>
        <w:t>对象生成下载文件。</w:t>
      </w:r>
    </w:p>
    <w:p w14:paraId="6D610397"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081E8271" wp14:editId="4E0192C4">
            <wp:extent cx="4737100" cy="2975804"/>
            <wp:effectExtent l="0" t="0" r="6350" b="0"/>
            <wp:docPr id="9306503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50306" name="图片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780182" cy="3002868"/>
                    </a:xfrm>
                    <a:prstGeom prst="rect">
                      <a:avLst/>
                    </a:prstGeom>
                    <a:noFill/>
                    <a:ln>
                      <a:noFill/>
                    </a:ln>
                  </pic:spPr>
                </pic:pic>
              </a:graphicData>
            </a:graphic>
          </wp:inline>
        </w:drawing>
      </w:r>
    </w:p>
    <w:p w14:paraId="3DD3B98F" w14:textId="69DC412A"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3-</w:t>
      </w:r>
      <w:r w:rsidR="00D733EE">
        <w:rPr>
          <w:rFonts w:hint="eastAsia"/>
          <w:b/>
          <w:bCs/>
          <w:kern w:val="0"/>
          <w:sz w:val="21"/>
          <w:szCs w:val="18"/>
        </w:rPr>
        <w:t>5</w:t>
      </w:r>
      <w:r>
        <w:rPr>
          <w:rFonts w:hint="eastAsia"/>
          <w:b/>
          <w:bCs/>
          <w:kern w:val="0"/>
          <w:sz w:val="21"/>
          <w:szCs w:val="18"/>
        </w:rPr>
        <w:t xml:space="preserve">  html</w:t>
      </w:r>
      <w:r>
        <w:rPr>
          <w:rFonts w:hint="eastAsia"/>
          <w:b/>
          <w:bCs/>
          <w:kern w:val="0"/>
          <w:sz w:val="21"/>
          <w:szCs w:val="18"/>
        </w:rPr>
        <w:t>形式模拟下</w:t>
      </w:r>
      <w:proofErr w:type="spellStart"/>
      <w:r>
        <w:rPr>
          <w:b/>
          <w:bCs/>
          <w:kern w:val="0"/>
          <w:sz w:val="21"/>
          <w:szCs w:val="18"/>
        </w:rPr>
        <w:t>Graphviz</w:t>
      </w:r>
      <w:proofErr w:type="spellEnd"/>
      <w:r>
        <w:rPr>
          <w:b/>
          <w:bCs/>
          <w:kern w:val="0"/>
          <w:sz w:val="21"/>
          <w:szCs w:val="18"/>
        </w:rPr>
        <w:t>兼容的</w:t>
      </w:r>
      <w:r>
        <w:rPr>
          <w:b/>
          <w:bCs/>
          <w:kern w:val="0"/>
          <w:sz w:val="21"/>
          <w:szCs w:val="18"/>
        </w:rPr>
        <w:t>DOT</w:t>
      </w:r>
      <w:r>
        <w:rPr>
          <w:b/>
          <w:bCs/>
          <w:kern w:val="0"/>
          <w:sz w:val="21"/>
          <w:szCs w:val="18"/>
        </w:rPr>
        <w:t>语言</w:t>
      </w:r>
      <w:r>
        <w:rPr>
          <w:rFonts w:hint="eastAsia"/>
          <w:b/>
          <w:bCs/>
          <w:kern w:val="0"/>
          <w:sz w:val="21"/>
          <w:szCs w:val="18"/>
        </w:rPr>
        <w:t>完成学习路径规划</w:t>
      </w:r>
    </w:p>
    <w:p w14:paraId="705AFB21" w14:textId="0685302C" w:rsidR="00935F29" w:rsidRDefault="006C277A">
      <w:pPr>
        <w:adjustRightInd w:val="0"/>
        <w:snapToGrid w:val="0"/>
        <w:jc w:val="center"/>
        <w:rPr>
          <w:b/>
          <w:bCs/>
          <w:kern w:val="0"/>
          <w:sz w:val="21"/>
          <w:szCs w:val="18"/>
        </w:rPr>
      </w:pPr>
      <w:r>
        <w:rPr>
          <w:b/>
          <w:bCs/>
          <w:kern w:val="0"/>
          <w:sz w:val="21"/>
          <w:szCs w:val="18"/>
        </w:rPr>
        <w:t>Figure 3-</w:t>
      </w:r>
      <w:proofErr w:type="gramStart"/>
      <w:r w:rsidR="00D733EE">
        <w:rPr>
          <w:rFonts w:hint="eastAsia"/>
          <w:b/>
          <w:bCs/>
          <w:kern w:val="0"/>
          <w:sz w:val="21"/>
          <w:szCs w:val="18"/>
        </w:rPr>
        <w:t>5</w:t>
      </w:r>
      <w:r>
        <w:rPr>
          <w:rFonts w:hint="eastAsia"/>
          <w:b/>
          <w:bCs/>
          <w:kern w:val="0"/>
          <w:sz w:val="21"/>
          <w:szCs w:val="18"/>
        </w:rPr>
        <w:t xml:space="preserve"> </w:t>
      </w:r>
      <w:r>
        <w:rPr>
          <w:b/>
          <w:bCs/>
          <w:kern w:val="0"/>
          <w:sz w:val="21"/>
          <w:szCs w:val="18"/>
        </w:rPr>
        <w:t xml:space="preserve"> </w:t>
      </w:r>
      <w:proofErr w:type="spellStart"/>
      <w:r>
        <w:rPr>
          <w:b/>
          <w:bCs/>
          <w:kern w:val="0"/>
          <w:sz w:val="21"/>
          <w:szCs w:val="18"/>
        </w:rPr>
        <w:t>Graphviz</w:t>
      </w:r>
      <w:proofErr w:type="spellEnd"/>
      <w:proofErr w:type="gramEnd"/>
      <w:r>
        <w:rPr>
          <w:b/>
          <w:bCs/>
          <w:kern w:val="0"/>
          <w:sz w:val="21"/>
          <w:szCs w:val="18"/>
        </w:rPr>
        <w:t xml:space="preserve"> compatible DOT language completes learning path planning in HTML format simulation</w:t>
      </w:r>
    </w:p>
    <w:p w14:paraId="5343B62C" w14:textId="77777777" w:rsidR="00935F29" w:rsidRDefault="00935F29">
      <w:pPr>
        <w:adjustRightInd w:val="0"/>
        <w:snapToGrid w:val="0"/>
        <w:jc w:val="center"/>
        <w:rPr>
          <w:b/>
          <w:bCs/>
          <w:kern w:val="0"/>
          <w:sz w:val="21"/>
          <w:szCs w:val="18"/>
        </w:rPr>
      </w:pPr>
    </w:p>
    <w:p w14:paraId="172F20FA" w14:textId="4626D8B1" w:rsidR="00935F29" w:rsidRDefault="006C277A" w:rsidP="00330ADC">
      <w:pPr>
        <w:snapToGrid w:val="0"/>
        <w:spacing w:line="360" w:lineRule="auto"/>
        <w:ind w:firstLineChars="200" w:firstLine="489"/>
      </w:pPr>
      <w:r w:rsidRPr="00A94F68">
        <w:rPr>
          <w:rFonts w:hint="eastAsia"/>
          <w:b/>
          <w:bCs/>
        </w:rPr>
        <w:t>转换成学习路径</w:t>
      </w:r>
      <w:r w:rsidR="001A7DE1" w:rsidRPr="001A7DE1">
        <w:rPr>
          <w:b/>
          <w:bCs/>
        </w:rPr>
        <w:t>功能实现</w:t>
      </w:r>
      <w:r w:rsidRPr="00A94F68">
        <w:rPr>
          <w:rFonts w:hint="eastAsia"/>
          <w:b/>
          <w:bCs/>
        </w:rPr>
        <w:t>：</w:t>
      </w:r>
      <w:r>
        <w:rPr>
          <w:rFonts w:hint="eastAsia"/>
        </w:rPr>
        <w:t>先通过后端</w:t>
      </w:r>
      <w:r>
        <w:rPr>
          <w:rFonts w:hint="eastAsia"/>
        </w:rPr>
        <w:t>/</w:t>
      </w:r>
      <w:proofErr w:type="spellStart"/>
      <w:r>
        <w:rPr>
          <w:rFonts w:hint="eastAsia"/>
        </w:rPr>
        <w:t>api</w:t>
      </w:r>
      <w:proofErr w:type="spellEnd"/>
      <w:r>
        <w:rPr>
          <w:rFonts w:hint="eastAsia"/>
        </w:rPr>
        <w:t>/</w:t>
      </w:r>
      <w:proofErr w:type="spellStart"/>
      <w:r>
        <w:rPr>
          <w:rFonts w:hint="eastAsia"/>
        </w:rPr>
        <w:t>mindmap</w:t>
      </w:r>
      <w:proofErr w:type="spellEnd"/>
      <w:r>
        <w:rPr>
          <w:rFonts w:hint="eastAsia"/>
        </w:rPr>
        <w:t>/flowchart-data</w:t>
      </w:r>
      <w:r>
        <w:rPr>
          <w:rFonts w:hint="eastAsia"/>
        </w:rPr>
        <w:t>接口返回节点数据，包含</w:t>
      </w:r>
      <w:proofErr w:type="spellStart"/>
      <w:r>
        <w:rPr>
          <w:rFonts w:hint="eastAsia"/>
        </w:rPr>
        <w:t>node_id</w:t>
      </w:r>
      <w:proofErr w:type="spellEnd"/>
      <w:r>
        <w:rPr>
          <w:rFonts w:hint="eastAsia"/>
        </w:rPr>
        <w:t>、</w:t>
      </w:r>
      <w:r>
        <w:rPr>
          <w:rFonts w:hint="eastAsia"/>
        </w:rPr>
        <w:t>topic</w:t>
      </w:r>
      <w:r>
        <w:rPr>
          <w:rFonts w:hint="eastAsia"/>
        </w:rPr>
        <w:t>、</w:t>
      </w:r>
      <w:proofErr w:type="spellStart"/>
      <w:r>
        <w:rPr>
          <w:rFonts w:hint="eastAsia"/>
        </w:rPr>
        <w:t>parent_id</w:t>
      </w:r>
      <w:proofErr w:type="spellEnd"/>
      <w:r w:rsidR="00C0622C">
        <w:rPr>
          <w:rFonts w:hint="eastAsia"/>
        </w:rPr>
        <w:t>、</w:t>
      </w:r>
      <w:r w:rsidR="00C0622C">
        <w:rPr>
          <w:rFonts w:hint="eastAsia"/>
        </w:rPr>
        <w:t>route</w:t>
      </w:r>
      <w:r>
        <w:rPr>
          <w:rFonts w:hint="eastAsia"/>
        </w:rPr>
        <w:t>及</w:t>
      </w:r>
      <w:r>
        <w:t>importance</w:t>
      </w:r>
      <w:r>
        <w:rPr>
          <w:rFonts w:hint="eastAsia"/>
        </w:rPr>
        <w:t>属性，再使用邻接表存储节点关系，通过递归遍历构建多层级路径链。再按照先前</w:t>
      </w:r>
      <w:r w:rsidR="001D1845">
        <w:rPr>
          <w:rFonts w:hint="eastAsia"/>
        </w:rPr>
        <w:t>如图</w:t>
      </w:r>
      <w:r w:rsidR="001D1845">
        <w:rPr>
          <w:rFonts w:hint="eastAsia"/>
        </w:rPr>
        <w:t>3-4</w:t>
      </w:r>
      <w:r w:rsidR="001D1845">
        <w:rPr>
          <w:rFonts w:hint="eastAsia"/>
        </w:rPr>
        <w:t>所示</w:t>
      </w:r>
      <w:r>
        <w:rPr>
          <w:rFonts w:hint="eastAsia"/>
        </w:rPr>
        <w:t>用</w:t>
      </w:r>
      <w:r>
        <w:rPr>
          <w:rFonts w:hint="eastAsia"/>
        </w:rPr>
        <w:t>html</w:t>
      </w:r>
      <w:r>
        <w:rPr>
          <w:rFonts w:hint="eastAsia"/>
        </w:rPr>
        <w:t>网页模拟下固定数量的节点的学习路径的</w:t>
      </w:r>
      <w:r>
        <w:rPr>
          <w:rFonts w:hint="eastAsia"/>
        </w:rPr>
        <w:t>DOT</w:t>
      </w:r>
      <w:r>
        <w:rPr>
          <w:rFonts w:hint="eastAsia"/>
        </w:rPr>
        <w:t>语言编写方式，在</w:t>
      </w:r>
      <w:proofErr w:type="spellStart"/>
      <w:r>
        <w:rPr>
          <w:rFonts w:hint="eastAsia"/>
        </w:rPr>
        <w:t>generateFlowchartDOT</w:t>
      </w:r>
      <w:proofErr w:type="spellEnd"/>
      <w:r>
        <w:rPr>
          <w:rFonts w:hint="eastAsia"/>
        </w:rPr>
        <w:t>函数中将邻接表中存储的</w:t>
      </w:r>
      <w:r>
        <w:t>节点关系转换为</w:t>
      </w:r>
      <w:r>
        <w:t>DOT</w:t>
      </w:r>
      <w:r>
        <w:t>语言</w:t>
      </w:r>
      <w:r>
        <w:rPr>
          <w:rFonts w:hint="eastAsia"/>
        </w:rPr>
        <w:t>格式的内容。然后动态加载</w:t>
      </w:r>
      <w:r>
        <w:rPr>
          <w:rFonts w:hint="eastAsia"/>
        </w:rPr>
        <w:t>Viz.js</w:t>
      </w:r>
      <w:r>
        <w:rPr>
          <w:rFonts w:hint="eastAsia"/>
        </w:rPr>
        <w:t>库，将</w:t>
      </w:r>
      <w:r>
        <w:rPr>
          <w:rFonts w:hint="eastAsia"/>
        </w:rPr>
        <w:t>DOT</w:t>
      </w:r>
      <w:r>
        <w:rPr>
          <w:rFonts w:hint="eastAsia"/>
        </w:rPr>
        <w:t>代码渲染为</w:t>
      </w:r>
      <w:r>
        <w:rPr>
          <w:rFonts w:hint="eastAsia"/>
        </w:rPr>
        <w:t>SVG</w:t>
      </w:r>
      <w:r>
        <w:rPr>
          <w:rFonts w:hint="eastAsia"/>
        </w:rPr>
        <w:t>矢量图从而实现学习路径展示，再通过</w:t>
      </w:r>
      <w:proofErr w:type="spellStart"/>
      <w:r>
        <w:rPr>
          <w:rFonts w:hint="eastAsia"/>
        </w:rPr>
        <w:t>bindFlowchartClickEvents</w:t>
      </w:r>
      <w:proofErr w:type="spellEnd"/>
      <w:r>
        <w:rPr>
          <w:rFonts w:hint="eastAsia"/>
        </w:rPr>
        <w:lastRenderedPageBreak/>
        <w:t>函数绑定节点点击事件，实现与知识图谱的联动。</w:t>
      </w:r>
    </w:p>
    <w:p w14:paraId="41585F79" w14:textId="77777777" w:rsidR="006A55A5" w:rsidRDefault="006A55A5" w:rsidP="006A55A5">
      <w:pPr>
        <w:snapToGrid w:val="0"/>
        <w:spacing w:line="360" w:lineRule="auto"/>
        <w:jc w:val="center"/>
      </w:pPr>
      <w:r>
        <w:rPr>
          <w:noProof/>
        </w:rPr>
        <w:drawing>
          <wp:inline distT="0" distB="0" distL="0" distR="0" wp14:anchorId="13ADFBC4" wp14:editId="14A04F78">
            <wp:extent cx="5372100" cy="355600"/>
            <wp:effectExtent l="0" t="0" r="0" b="6350"/>
            <wp:docPr id="5486268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2100" cy="355600"/>
                    </a:xfrm>
                    <a:prstGeom prst="rect">
                      <a:avLst/>
                    </a:prstGeom>
                    <a:noFill/>
                    <a:ln>
                      <a:noFill/>
                    </a:ln>
                  </pic:spPr>
                </pic:pic>
              </a:graphicData>
            </a:graphic>
          </wp:inline>
        </w:drawing>
      </w:r>
    </w:p>
    <w:p w14:paraId="76538277" w14:textId="77777777" w:rsidR="006A55A5" w:rsidRDefault="006A55A5" w:rsidP="006A55A5">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3-6  </w:t>
      </w:r>
      <w:r w:rsidRPr="00DE59E7">
        <w:rPr>
          <w:b/>
          <w:bCs/>
          <w:kern w:val="0"/>
          <w:sz w:val="21"/>
          <w:szCs w:val="18"/>
        </w:rPr>
        <w:t>查看学习路径功能流程图</w:t>
      </w:r>
    </w:p>
    <w:p w14:paraId="7CC10371" w14:textId="77777777" w:rsidR="006A55A5" w:rsidRPr="00F25F50" w:rsidRDefault="006A55A5" w:rsidP="006A55A5">
      <w:pPr>
        <w:adjustRightInd w:val="0"/>
        <w:snapToGrid w:val="0"/>
        <w:jc w:val="center"/>
        <w:rPr>
          <w:b/>
          <w:bCs/>
          <w:kern w:val="0"/>
          <w:sz w:val="21"/>
          <w:szCs w:val="18"/>
        </w:rPr>
      </w:pPr>
      <w:r>
        <w:rPr>
          <w:b/>
          <w:bCs/>
          <w:kern w:val="0"/>
          <w:sz w:val="21"/>
          <w:szCs w:val="18"/>
        </w:rPr>
        <w:t>Figure 3-</w:t>
      </w:r>
      <w:proofErr w:type="gramStart"/>
      <w:r>
        <w:rPr>
          <w:rFonts w:hint="eastAsia"/>
          <w:b/>
          <w:bCs/>
          <w:kern w:val="0"/>
          <w:sz w:val="21"/>
          <w:szCs w:val="18"/>
        </w:rPr>
        <w:t>6</w:t>
      </w:r>
      <w:r>
        <w:rPr>
          <w:b/>
          <w:bCs/>
          <w:kern w:val="0"/>
          <w:sz w:val="21"/>
          <w:szCs w:val="18"/>
        </w:rPr>
        <w:t xml:space="preserve"> </w:t>
      </w:r>
      <w:r>
        <w:rPr>
          <w:rFonts w:hint="eastAsia"/>
          <w:b/>
          <w:bCs/>
          <w:kern w:val="0"/>
          <w:sz w:val="21"/>
          <w:szCs w:val="18"/>
        </w:rPr>
        <w:t xml:space="preserve"> </w:t>
      </w:r>
      <w:r w:rsidRPr="00DE59E7">
        <w:rPr>
          <w:b/>
          <w:bCs/>
          <w:kern w:val="0"/>
          <w:sz w:val="21"/>
          <w:szCs w:val="18"/>
        </w:rPr>
        <w:t>View</w:t>
      </w:r>
      <w:proofErr w:type="gramEnd"/>
      <w:r w:rsidRPr="00DE59E7">
        <w:rPr>
          <w:b/>
          <w:bCs/>
          <w:kern w:val="0"/>
          <w:sz w:val="21"/>
          <w:szCs w:val="18"/>
        </w:rPr>
        <w:t xml:space="preserve"> the learning path function flowchart</w:t>
      </w:r>
    </w:p>
    <w:p w14:paraId="53CC67C9" w14:textId="77777777" w:rsidR="00D733EE" w:rsidRPr="006A55A5" w:rsidRDefault="00D733EE" w:rsidP="00F62956">
      <w:pPr>
        <w:adjustRightInd w:val="0"/>
        <w:snapToGrid w:val="0"/>
        <w:jc w:val="center"/>
      </w:pPr>
    </w:p>
    <w:p w14:paraId="1DA3B531" w14:textId="50B04BB4" w:rsidR="003A2863" w:rsidRDefault="001D1845" w:rsidP="00330ADC">
      <w:pPr>
        <w:ind w:firstLineChars="200" w:firstLine="480"/>
      </w:pPr>
      <w:r w:rsidRPr="001D1845">
        <w:rPr>
          <w:rFonts w:hint="eastAsia"/>
        </w:rPr>
        <w:t>知识图谱操作模块</w:t>
      </w:r>
      <w:r>
        <w:rPr>
          <w:rFonts w:hint="eastAsia"/>
        </w:rPr>
        <w:t>中</w:t>
      </w:r>
      <w:r w:rsidR="003A2863">
        <w:rPr>
          <w:rFonts w:hint="eastAsia"/>
        </w:rPr>
        <w:t>所使用的函数如表</w:t>
      </w:r>
      <w:r w:rsidR="003A2863">
        <w:rPr>
          <w:rFonts w:hint="eastAsia"/>
        </w:rPr>
        <w:t>3-2</w:t>
      </w:r>
      <w:r w:rsidR="003A2863">
        <w:rPr>
          <w:rFonts w:hint="eastAsia"/>
        </w:rPr>
        <w:t>所示。</w:t>
      </w:r>
    </w:p>
    <w:p w14:paraId="7062F58D" w14:textId="77777777" w:rsidR="003F31B3" w:rsidRDefault="003F31B3" w:rsidP="00BB552B">
      <w:pPr>
        <w:adjustRightInd w:val="0"/>
        <w:snapToGrid w:val="0"/>
        <w:jc w:val="center"/>
      </w:pPr>
    </w:p>
    <w:p w14:paraId="606B9D16" w14:textId="77777777" w:rsidR="00935F29" w:rsidRDefault="006C277A">
      <w:pPr>
        <w:adjustRightInd w:val="0"/>
        <w:snapToGrid w:val="0"/>
        <w:jc w:val="center"/>
        <w:rPr>
          <w:b/>
          <w:bCs/>
          <w:kern w:val="0"/>
          <w:sz w:val="21"/>
          <w:szCs w:val="18"/>
        </w:rPr>
      </w:pPr>
      <w:r>
        <w:rPr>
          <w:rFonts w:hint="eastAsia"/>
          <w:b/>
          <w:bCs/>
          <w:kern w:val="0"/>
          <w:sz w:val="21"/>
          <w:szCs w:val="18"/>
        </w:rPr>
        <w:t>表</w:t>
      </w:r>
      <w:r>
        <w:rPr>
          <w:rFonts w:hint="eastAsia"/>
          <w:b/>
          <w:bCs/>
          <w:kern w:val="0"/>
          <w:sz w:val="21"/>
          <w:szCs w:val="18"/>
        </w:rPr>
        <w:t xml:space="preserve">3-2  </w:t>
      </w:r>
      <w:bookmarkStart w:id="53" w:name="_Hlk198824112"/>
      <w:r>
        <w:rPr>
          <w:b/>
          <w:bCs/>
          <w:kern w:val="0"/>
          <w:sz w:val="21"/>
          <w:szCs w:val="18"/>
        </w:rPr>
        <w:t>知识图谱操作模块</w:t>
      </w:r>
      <w:bookmarkEnd w:id="53"/>
      <w:r>
        <w:rPr>
          <w:rFonts w:hint="eastAsia"/>
          <w:b/>
          <w:bCs/>
          <w:kern w:val="0"/>
          <w:sz w:val="21"/>
          <w:szCs w:val="18"/>
        </w:rPr>
        <w:t>函数列表</w:t>
      </w:r>
    </w:p>
    <w:p w14:paraId="1B764589" w14:textId="77777777" w:rsidR="00935F29" w:rsidRDefault="006C277A">
      <w:pPr>
        <w:adjustRightInd w:val="0"/>
        <w:snapToGrid w:val="0"/>
        <w:jc w:val="center"/>
      </w:pPr>
      <w:r>
        <w:rPr>
          <w:rFonts w:hint="eastAsia"/>
          <w:b/>
          <w:bCs/>
          <w:kern w:val="0"/>
          <w:sz w:val="21"/>
          <w:szCs w:val="18"/>
        </w:rPr>
        <w:t>Table</w:t>
      </w:r>
      <w:r>
        <w:rPr>
          <w:b/>
          <w:bCs/>
          <w:kern w:val="0"/>
          <w:sz w:val="21"/>
          <w:szCs w:val="18"/>
        </w:rPr>
        <w:t xml:space="preserve"> 3-</w:t>
      </w:r>
      <w:proofErr w:type="gramStart"/>
      <w:r>
        <w:rPr>
          <w:rFonts w:hint="eastAsia"/>
          <w:b/>
          <w:bCs/>
          <w:kern w:val="0"/>
          <w:sz w:val="21"/>
          <w:szCs w:val="18"/>
        </w:rPr>
        <w:t>2</w:t>
      </w:r>
      <w:r>
        <w:rPr>
          <w:b/>
          <w:bCs/>
          <w:kern w:val="0"/>
          <w:sz w:val="21"/>
          <w:szCs w:val="18"/>
        </w:rPr>
        <w:t xml:space="preserve"> </w:t>
      </w:r>
      <w:r>
        <w:rPr>
          <w:rFonts w:hint="eastAsia"/>
          <w:b/>
          <w:bCs/>
          <w:kern w:val="0"/>
          <w:sz w:val="21"/>
          <w:szCs w:val="18"/>
        </w:rPr>
        <w:t xml:space="preserve"> </w:t>
      </w:r>
      <w:r>
        <w:rPr>
          <w:b/>
          <w:bCs/>
          <w:kern w:val="0"/>
          <w:sz w:val="21"/>
          <w:szCs w:val="18"/>
        </w:rPr>
        <w:t>List</w:t>
      </w:r>
      <w:proofErr w:type="gramEnd"/>
      <w:r>
        <w:rPr>
          <w:b/>
          <w:bCs/>
          <w:kern w:val="0"/>
          <w:sz w:val="21"/>
          <w:szCs w:val="18"/>
        </w:rPr>
        <w:t xml:space="preserve"> of knowledge graph operation module functions</w:t>
      </w:r>
    </w:p>
    <w:tbl>
      <w:tblPr>
        <w:tblW w:w="9026" w:type="dxa"/>
        <w:jc w:val="center"/>
        <w:tblLook w:val="04A0" w:firstRow="1" w:lastRow="0" w:firstColumn="1" w:lastColumn="0" w:noHBand="0" w:noVBand="1"/>
      </w:tblPr>
      <w:tblGrid>
        <w:gridCol w:w="2632"/>
        <w:gridCol w:w="2156"/>
        <w:gridCol w:w="2016"/>
        <w:gridCol w:w="2222"/>
      </w:tblGrid>
      <w:tr w:rsidR="002411FB" w14:paraId="23B9CAD7" w14:textId="636B4BE0" w:rsidTr="002050F0">
        <w:trPr>
          <w:trHeight w:val="476"/>
          <w:jc w:val="center"/>
        </w:trPr>
        <w:tc>
          <w:tcPr>
            <w:tcW w:w="2632" w:type="dxa"/>
            <w:tcBorders>
              <w:top w:val="single" w:sz="12" w:space="0" w:color="auto"/>
              <w:bottom w:val="single" w:sz="4" w:space="0" w:color="auto"/>
            </w:tcBorders>
            <w:vAlign w:val="center"/>
          </w:tcPr>
          <w:p w14:paraId="3D337A9F" w14:textId="77777777"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函数名</w:t>
            </w:r>
          </w:p>
        </w:tc>
        <w:tc>
          <w:tcPr>
            <w:tcW w:w="2156" w:type="dxa"/>
            <w:tcBorders>
              <w:top w:val="single" w:sz="12" w:space="0" w:color="auto"/>
              <w:bottom w:val="single" w:sz="4" w:space="0" w:color="auto"/>
            </w:tcBorders>
            <w:vAlign w:val="center"/>
          </w:tcPr>
          <w:p w14:paraId="7AF3F089" w14:textId="77777777" w:rsidR="002411FB" w:rsidRDefault="002411FB" w:rsidP="002411FB">
            <w:pPr>
              <w:autoSpaceDE w:val="0"/>
              <w:autoSpaceDN w:val="0"/>
              <w:adjustRightInd w:val="0"/>
              <w:snapToGrid w:val="0"/>
              <w:spacing w:before="60" w:after="60" w:line="240" w:lineRule="auto"/>
              <w:ind w:left="-51"/>
              <w:jc w:val="center"/>
              <w:rPr>
                <w:sz w:val="21"/>
                <w:szCs w:val="18"/>
              </w:rPr>
            </w:pPr>
            <w:r>
              <w:rPr>
                <w:rFonts w:hint="eastAsia"/>
                <w:sz w:val="21"/>
                <w:szCs w:val="18"/>
              </w:rPr>
              <w:t>参数</w:t>
            </w:r>
          </w:p>
        </w:tc>
        <w:tc>
          <w:tcPr>
            <w:tcW w:w="2016" w:type="dxa"/>
            <w:tcBorders>
              <w:top w:val="single" w:sz="12" w:space="0" w:color="auto"/>
              <w:bottom w:val="single" w:sz="4" w:space="0" w:color="auto"/>
            </w:tcBorders>
            <w:vAlign w:val="center"/>
          </w:tcPr>
          <w:p w14:paraId="7B5FC29C" w14:textId="2BA6436F" w:rsidR="002411FB" w:rsidRDefault="002411FB" w:rsidP="002411FB">
            <w:pPr>
              <w:autoSpaceDE w:val="0"/>
              <w:autoSpaceDN w:val="0"/>
              <w:adjustRightInd w:val="0"/>
              <w:snapToGrid w:val="0"/>
              <w:spacing w:before="60" w:after="60" w:line="240" w:lineRule="auto"/>
              <w:ind w:left="-51"/>
              <w:jc w:val="center"/>
              <w:rPr>
                <w:sz w:val="21"/>
                <w:szCs w:val="18"/>
              </w:rPr>
            </w:pPr>
            <w:r>
              <w:rPr>
                <w:rFonts w:hint="eastAsia"/>
                <w:sz w:val="21"/>
                <w:szCs w:val="18"/>
              </w:rPr>
              <w:t>函数参数说明</w:t>
            </w:r>
          </w:p>
        </w:tc>
        <w:tc>
          <w:tcPr>
            <w:tcW w:w="2222" w:type="dxa"/>
            <w:tcBorders>
              <w:top w:val="single" w:sz="12" w:space="0" w:color="auto"/>
              <w:bottom w:val="single" w:sz="4" w:space="0" w:color="auto"/>
            </w:tcBorders>
            <w:vAlign w:val="center"/>
          </w:tcPr>
          <w:p w14:paraId="578F6232" w14:textId="642051FC" w:rsidR="002411FB" w:rsidRDefault="00AB606E" w:rsidP="002411FB">
            <w:pPr>
              <w:autoSpaceDE w:val="0"/>
              <w:autoSpaceDN w:val="0"/>
              <w:adjustRightInd w:val="0"/>
              <w:snapToGrid w:val="0"/>
              <w:spacing w:before="60" w:after="60" w:line="240" w:lineRule="auto"/>
              <w:ind w:left="-51"/>
              <w:jc w:val="center"/>
              <w:rPr>
                <w:sz w:val="21"/>
                <w:szCs w:val="18"/>
              </w:rPr>
            </w:pPr>
            <w:r>
              <w:rPr>
                <w:rFonts w:hint="eastAsia"/>
                <w:sz w:val="21"/>
                <w:szCs w:val="18"/>
              </w:rPr>
              <w:t>函数</w:t>
            </w:r>
            <w:r w:rsidR="002411FB">
              <w:rPr>
                <w:rFonts w:hint="eastAsia"/>
                <w:sz w:val="21"/>
                <w:szCs w:val="18"/>
              </w:rPr>
              <w:t>说明</w:t>
            </w:r>
          </w:p>
        </w:tc>
      </w:tr>
      <w:tr w:rsidR="002411FB" w14:paraId="56F866CF" w14:textId="19BE6E2A" w:rsidTr="002050F0">
        <w:trPr>
          <w:trHeight w:val="702"/>
          <w:jc w:val="center"/>
        </w:trPr>
        <w:tc>
          <w:tcPr>
            <w:tcW w:w="2632" w:type="dxa"/>
            <w:tcBorders>
              <w:top w:val="single" w:sz="4" w:space="0" w:color="auto"/>
            </w:tcBorders>
            <w:vAlign w:val="center"/>
          </w:tcPr>
          <w:p w14:paraId="29A770CD" w14:textId="77777777" w:rsidR="002411FB" w:rsidRPr="00BB552B" w:rsidRDefault="002411FB" w:rsidP="002411FB">
            <w:pPr>
              <w:autoSpaceDE w:val="0"/>
              <w:autoSpaceDN w:val="0"/>
              <w:adjustRightInd w:val="0"/>
              <w:snapToGrid w:val="0"/>
              <w:spacing w:before="60" w:after="60" w:line="240" w:lineRule="auto"/>
              <w:jc w:val="center"/>
              <w:rPr>
                <w:sz w:val="21"/>
                <w:szCs w:val="18"/>
              </w:rPr>
            </w:pPr>
            <w:proofErr w:type="spellStart"/>
            <w:r w:rsidRPr="00BB552B">
              <w:rPr>
                <w:sz w:val="21"/>
                <w:szCs w:val="18"/>
              </w:rPr>
              <w:t>AddNode</w:t>
            </w:r>
            <w:proofErr w:type="spellEnd"/>
          </w:p>
        </w:tc>
        <w:tc>
          <w:tcPr>
            <w:tcW w:w="2156" w:type="dxa"/>
            <w:tcBorders>
              <w:top w:val="single" w:sz="4" w:space="0" w:color="auto"/>
            </w:tcBorders>
            <w:vAlign w:val="center"/>
          </w:tcPr>
          <w:p w14:paraId="179F2205" w14:textId="77777777" w:rsidR="002411FB" w:rsidRDefault="002411FB" w:rsidP="002411FB">
            <w:pPr>
              <w:autoSpaceDE w:val="0"/>
              <w:autoSpaceDN w:val="0"/>
              <w:adjustRightInd w:val="0"/>
              <w:snapToGrid w:val="0"/>
              <w:spacing w:before="60" w:after="60" w:line="240" w:lineRule="auto"/>
              <w:ind w:left="-51"/>
              <w:jc w:val="center"/>
              <w:rPr>
                <w:sz w:val="21"/>
                <w:szCs w:val="18"/>
              </w:rPr>
            </w:pPr>
            <w:r>
              <w:rPr>
                <w:rFonts w:hint="eastAsia"/>
                <w:sz w:val="21"/>
                <w:szCs w:val="18"/>
              </w:rPr>
              <w:t>无</w:t>
            </w:r>
          </w:p>
        </w:tc>
        <w:tc>
          <w:tcPr>
            <w:tcW w:w="2016" w:type="dxa"/>
            <w:tcBorders>
              <w:top w:val="single" w:sz="4" w:space="0" w:color="auto"/>
            </w:tcBorders>
            <w:vAlign w:val="center"/>
          </w:tcPr>
          <w:p w14:paraId="4EE8E079" w14:textId="33A50F4E" w:rsidR="002411FB" w:rsidRDefault="002411FB" w:rsidP="002411FB">
            <w:pPr>
              <w:autoSpaceDE w:val="0"/>
              <w:autoSpaceDN w:val="0"/>
              <w:adjustRightInd w:val="0"/>
              <w:snapToGrid w:val="0"/>
              <w:spacing w:before="60" w:after="60" w:line="240" w:lineRule="auto"/>
              <w:ind w:left="-51"/>
              <w:jc w:val="center"/>
              <w:rPr>
                <w:sz w:val="21"/>
                <w:szCs w:val="18"/>
              </w:rPr>
            </w:pPr>
            <w:bookmarkStart w:id="54" w:name="_Hlk198824477"/>
            <w:r>
              <w:rPr>
                <w:rFonts w:hint="eastAsia"/>
                <w:sz w:val="21"/>
                <w:szCs w:val="18"/>
              </w:rPr>
              <w:t>无</w:t>
            </w:r>
            <w:bookmarkEnd w:id="54"/>
          </w:p>
        </w:tc>
        <w:tc>
          <w:tcPr>
            <w:tcW w:w="2222" w:type="dxa"/>
            <w:tcBorders>
              <w:top w:val="single" w:sz="4" w:space="0" w:color="auto"/>
            </w:tcBorders>
            <w:vAlign w:val="center"/>
          </w:tcPr>
          <w:p w14:paraId="30D631DF" w14:textId="49CCACE3" w:rsidR="002411FB" w:rsidRDefault="002411FB" w:rsidP="002411FB">
            <w:pPr>
              <w:autoSpaceDE w:val="0"/>
              <w:autoSpaceDN w:val="0"/>
              <w:adjustRightInd w:val="0"/>
              <w:snapToGrid w:val="0"/>
              <w:spacing w:before="60" w:after="60" w:line="240" w:lineRule="auto"/>
              <w:ind w:left="-51"/>
              <w:jc w:val="center"/>
              <w:rPr>
                <w:sz w:val="21"/>
                <w:szCs w:val="18"/>
              </w:rPr>
            </w:pPr>
            <w:r>
              <w:rPr>
                <w:sz w:val="21"/>
                <w:szCs w:val="18"/>
              </w:rPr>
              <w:t>添加节点函数</w:t>
            </w:r>
          </w:p>
        </w:tc>
      </w:tr>
      <w:tr w:rsidR="002411FB" w14:paraId="5BE1FF7C" w14:textId="22FEFC27" w:rsidTr="002050F0">
        <w:trPr>
          <w:trHeight w:val="410"/>
          <w:jc w:val="center"/>
        </w:trPr>
        <w:tc>
          <w:tcPr>
            <w:tcW w:w="2632" w:type="dxa"/>
            <w:vAlign w:val="center"/>
          </w:tcPr>
          <w:p w14:paraId="128CFFC6" w14:textId="77777777" w:rsidR="002411FB" w:rsidRPr="00BB552B" w:rsidRDefault="002411FB" w:rsidP="002411FB">
            <w:pPr>
              <w:autoSpaceDE w:val="0"/>
              <w:autoSpaceDN w:val="0"/>
              <w:adjustRightInd w:val="0"/>
              <w:snapToGrid w:val="0"/>
              <w:spacing w:before="60" w:after="60" w:line="240" w:lineRule="auto"/>
              <w:jc w:val="center"/>
              <w:rPr>
                <w:sz w:val="21"/>
                <w:szCs w:val="18"/>
              </w:rPr>
            </w:pPr>
            <w:bookmarkStart w:id="55" w:name="_Hlk198824500"/>
            <w:proofErr w:type="spellStart"/>
            <w:r w:rsidRPr="00BB552B">
              <w:rPr>
                <w:sz w:val="21"/>
                <w:szCs w:val="18"/>
              </w:rPr>
              <w:t>RemoveNode</w:t>
            </w:r>
            <w:bookmarkEnd w:id="55"/>
            <w:proofErr w:type="spellEnd"/>
          </w:p>
        </w:tc>
        <w:tc>
          <w:tcPr>
            <w:tcW w:w="2156" w:type="dxa"/>
            <w:vAlign w:val="center"/>
          </w:tcPr>
          <w:p w14:paraId="463D09F9" w14:textId="77777777"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016" w:type="dxa"/>
            <w:vAlign w:val="center"/>
          </w:tcPr>
          <w:p w14:paraId="2EB47464" w14:textId="5E48FEF9"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222" w:type="dxa"/>
            <w:vAlign w:val="center"/>
          </w:tcPr>
          <w:p w14:paraId="5FE6E6F7" w14:textId="4C115FC6" w:rsidR="002411FB" w:rsidRDefault="002411FB" w:rsidP="002411FB">
            <w:pPr>
              <w:autoSpaceDE w:val="0"/>
              <w:autoSpaceDN w:val="0"/>
              <w:adjustRightInd w:val="0"/>
              <w:snapToGrid w:val="0"/>
              <w:spacing w:before="60" w:after="60" w:line="240" w:lineRule="auto"/>
              <w:jc w:val="center"/>
              <w:rPr>
                <w:sz w:val="21"/>
                <w:szCs w:val="18"/>
              </w:rPr>
            </w:pPr>
            <w:r>
              <w:rPr>
                <w:sz w:val="21"/>
                <w:szCs w:val="18"/>
              </w:rPr>
              <w:t>删除节点函数</w:t>
            </w:r>
          </w:p>
        </w:tc>
      </w:tr>
      <w:tr w:rsidR="002411FB" w14:paraId="48F49400" w14:textId="70A6FC65" w:rsidTr="002050F0">
        <w:trPr>
          <w:trHeight w:val="431"/>
          <w:jc w:val="center"/>
        </w:trPr>
        <w:tc>
          <w:tcPr>
            <w:tcW w:w="2632" w:type="dxa"/>
            <w:vAlign w:val="center"/>
          </w:tcPr>
          <w:p w14:paraId="08132C1D" w14:textId="77777777" w:rsidR="002411FB" w:rsidRPr="00BB552B" w:rsidRDefault="002411FB" w:rsidP="002411FB">
            <w:pPr>
              <w:autoSpaceDE w:val="0"/>
              <w:autoSpaceDN w:val="0"/>
              <w:adjustRightInd w:val="0"/>
              <w:snapToGrid w:val="0"/>
              <w:spacing w:before="60" w:after="60" w:line="240" w:lineRule="auto"/>
              <w:jc w:val="center"/>
              <w:rPr>
                <w:sz w:val="21"/>
                <w:szCs w:val="18"/>
              </w:rPr>
            </w:pPr>
            <w:proofErr w:type="spellStart"/>
            <w:r w:rsidRPr="00BB552B">
              <w:rPr>
                <w:sz w:val="21"/>
                <w:szCs w:val="18"/>
              </w:rPr>
              <w:t>handleSearch</w:t>
            </w:r>
            <w:proofErr w:type="spellEnd"/>
          </w:p>
        </w:tc>
        <w:tc>
          <w:tcPr>
            <w:tcW w:w="2156" w:type="dxa"/>
            <w:vAlign w:val="center"/>
          </w:tcPr>
          <w:p w14:paraId="629015DF" w14:textId="77777777"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016" w:type="dxa"/>
            <w:vAlign w:val="center"/>
          </w:tcPr>
          <w:p w14:paraId="4CA3F4D6" w14:textId="5C3A7B95"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222" w:type="dxa"/>
            <w:vAlign w:val="center"/>
          </w:tcPr>
          <w:p w14:paraId="420F673C" w14:textId="51940A91" w:rsidR="002411FB" w:rsidRDefault="002411FB" w:rsidP="002411FB">
            <w:pPr>
              <w:autoSpaceDE w:val="0"/>
              <w:autoSpaceDN w:val="0"/>
              <w:adjustRightInd w:val="0"/>
              <w:snapToGrid w:val="0"/>
              <w:spacing w:before="60" w:after="60" w:line="240" w:lineRule="auto"/>
              <w:jc w:val="center"/>
              <w:rPr>
                <w:sz w:val="21"/>
                <w:szCs w:val="18"/>
              </w:rPr>
            </w:pPr>
            <w:r>
              <w:rPr>
                <w:sz w:val="21"/>
                <w:szCs w:val="18"/>
              </w:rPr>
              <w:t>搜索</w:t>
            </w:r>
            <w:r>
              <w:rPr>
                <w:rFonts w:hint="eastAsia"/>
                <w:sz w:val="21"/>
                <w:szCs w:val="18"/>
              </w:rPr>
              <w:t>函数</w:t>
            </w:r>
          </w:p>
        </w:tc>
      </w:tr>
      <w:tr w:rsidR="002411FB" w14:paraId="35992185" w14:textId="5DBE59D7" w:rsidTr="002050F0">
        <w:trPr>
          <w:trHeight w:val="431"/>
          <w:jc w:val="center"/>
        </w:trPr>
        <w:tc>
          <w:tcPr>
            <w:tcW w:w="2632" w:type="dxa"/>
            <w:vAlign w:val="center"/>
          </w:tcPr>
          <w:p w14:paraId="7DC34B7B" w14:textId="77777777" w:rsidR="002411FB" w:rsidRPr="00BB552B" w:rsidRDefault="002411FB" w:rsidP="002411FB">
            <w:pPr>
              <w:autoSpaceDE w:val="0"/>
              <w:autoSpaceDN w:val="0"/>
              <w:adjustRightInd w:val="0"/>
              <w:snapToGrid w:val="0"/>
              <w:spacing w:before="60" w:after="60" w:line="240" w:lineRule="auto"/>
              <w:jc w:val="center"/>
              <w:rPr>
                <w:sz w:val="21"/>
                <w:szCs w:val="18"/>
              </w:rPr>
            </w:pPr>
            <w:bookmarkStart w:id="56" w:name="_Hlk198824618"/>
            <w:proofErr w:type="spellStart"/>
            <w:r w:rsidRPr="00BB552B">
              <w:rPr>
                <w:sz w:val="21"/>
                <w:szCs w:val="18"/>
              </w:rPr>
              <w:t>stripHtmlTags</w:t>
            </w:r>
            <w:bookmarkEnd w:id="56"/>
            <w:proofErr w:type="spellEnd"/>
          </w:p>
        </w:tc>
        <w:tc>
          <w:tcPr>
            <w:tcW w:w="2156" w:type="dxa"/>
            <w:vAlign w:val="center"/>
          </w:tcPr>
          <w:p w14:paraId="4833B2E8" w14:textId="77777777" w:rsidR="002411FB" w:rsidRDefault="002411FB" w:rsidP="002411FB">
            <w:pPr>
              <w:autoSpaceDE w:val="0"/>
              <w:autoSpaceDN w:val="0"/>
              <w:adjustRightInd w:val="0"/>
              <w:snapToGrid w:val="0"/>
              <w:spacing w:before="60" w:after="60" w:line="240" w:lineRule="auto"/>
              <w:jc w:val="center"/>
              <w:rPr>
                <w:sz w:val="21"/>
                <w:szCs w:val="18"/>
              </w:rPr>
            </w:pPr>
            <w:r>
              <w:rPr>
                <w:sz w:val="21"/>
                <w:szCs w:val="18"/>
              </w:rPr>
              <w:t>html</w:t>
            </w:r>
          </w:p>
        </w:tc>
        <w:tc>
          <w:tcPr>
            <w:tcW w:w="2016" w:type="dxa"/>
            <w:vAlign w:val="center"/>
          </w:tcPr>
          <w:p w14:paraId="026346A0" w14:textId="4AA3DA58" w:rsidR="002411FB" w:rsidRDefault="00434427" w:rsidP="002411FB">
            <w:pPr>
              <w:autoSpaceDE w:val="0"/>
              <w:autoSpaceDN w:val="0"/>
              <w:adjustRightInd w:val="0"/>
              <w:snapToGrid w:val="0"/>
              <w:spacing w:before="60" w:after="60" w:line="240" w:lineRule="auto"/>
              <w:jc w:val="center"/>
              <w:rPr>
                <w:sz w:val="21"/>
                <w:szCs w:val="18"/>
              </w:rPr>
            </w:pPr>
            <w:r w:rsidRPr="00434427">
              <w:rPr>
                <w:sz w:val="21"/>
                <w:szCs w:val="18"/>
              </w:rPr>
              <w:t>html</w:t>
            </w:r>
            <w:r w:rsidRPr="00434427">
              <w:rPr>
                <w:rFonts w:hint="eastAsia"/>
                <w:sz w:val="21"/>
                <w:szCs w:val="18"/>
              </w:rPr>
              <w:t>字符串</w:t>
            </w:r>
          </w:p>
        </w:tc>
        <w:tc>
          <w:tcPr>
            <w:tcW w:w="2222" w:type="dxa"/>
            <w:vAlign w:val="center"/>
          </w:tcPr>
          <w:p w14:paraId="47C7C5E0" w14:textId="37663C23"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去除富文本标签</w:t>
            </w:r>
          </w:p>
        </w:tc>
      </w:tr>
      <w:tr w:rsidR="002411FB" w14:paraId="3C34BF34" w14:textId="366FAA5E" w:rsidTr="002050F0">
        <w:trPr>
          <w:trHeight w:val="431"/>
          <w:jc w:val="center"/>
        </w:trPr>
        <w:tc>
          <w:tcPr>
            <w:tcW w:w="2632" w:type="dxa"/>
            <w:vAlign w:val="center"/>
          </w:tcPr>
          <w:p w14:paraId="1D0DB96E" w14:textId="77777777" w:rsidR="002411FB" w:rsidRPr="00BB552B" w:rsidRDefault="002411FB" w:rsidP="002411FB">
            <w:pPr>
              <w:autoSpaceDE w:val="0"/>
              <w:autoSpaceDN w:val="0"/>
              <w:adjustRightInd w:val="0"/>
              <w:snapToGrid w:val="0"/>
              <w:spacing w:before="60" w:after="60" w:line="240" w:lineRule="auto"/>
              <w:jc w:val="center"/>
              <w:rPr>
                <w:sz w:val="21"/>
                <w:szCs w:val="18"/>
              </w:rPr>
            </w:pPr>
            <w:proofErr w:type="spellStart"/>
            <w:r w:rsidRPr="00BB552B">
              <w:rPr>
                <w:sz w:val="21"/>
                <w:szCs w:val="18"/>
              </w:rPr>
              <w:t>highlightNode</w:t>
            </w:r>
            <w:proofErr w:type="spellEnd"/>
          </w:p>
        </w:tc>
        <w:tc>
          <w:tcPr>
            <w:tcW w:w="2156" w:type="dxa"/>
            <w:vAlign w:val="center"/>
          </w:tcPr>
          <w:p w14:paraId="328F66E9" w14:textId="77777777" w:rsidR="002411FB" w:rsidRDefault="002411FB" w:rsidP="002411FB">
            <w:pPr>
              <w:autoSpaceDE w:val="0"/>
              <w:autoSpaceDN w:val="0"/>
              <w:adjustRightInd w:val="0"/>
              <w:snapToGrid w:val="0"/>
              <w:spacing w:before="60" w:after="60" w:line="240" w:lineRule="auto"/>
              <w:jc w:val="center"/>
              <w:rPr>
                <w:sz w:val="21"/>
                <w:szCs w:val="18"/>
              </w:rPr>
            </w:pPr>
            <w:proofErr w:type="spellStart"/>
            <w:r>
              <w:rPr>
                <w:sz w:val="21"/>
                <w:szCs w:val="18"/>
              </w:rPr>
              <w:t>nodeId</w:t>
            </w:r>
            <w:proofErr w:type="spellEnd"/>
          </w:p>
        </w:tc>
        <w:tc>
          <w:tcPr>
            <w:tcW w:w="2016" w:type="dxa"/>
            <w:vAlign w:val="center"/>
          </w:tcPr>
          <w:p w14:paraId="426BCA17" w14:textId="0AFC4C4C" w:rsidR="002411FB" w:rsidRDefault="00434427" w:rsidP="002411FB">
            <w:pPr>
              <w:autoSpaceDE w:val="0"/>
              <w:autoSpaceDN w:val="0"/>
              <w:adjustRightInd w:val="0"/>
              <w:snapToGrid w:val="0"/>
              <w:spacing w:before="60" w:after="60" w:line="240" w:lineRule="auto"/>
              <w:jc w:val="center"/>
              <w:rPr>
                <w:sz w:val="21"/>
                <w:szCs w:val="18"/>
              </w:rPr>
            </w:pPr>
            <w:r>
              <w:rPr>
                <w:rFonts w:hint="eastAsia"/>
                <w:sz w:val="21"/>
                <w:szCs w:val="18"/>
              </w:rPr>
              <w:t>节点</w:t>
            </w:r>
            <w:r>
              <w:rPr>
                <w:rFonts w:hint="eastAsia"/>
                <w:sz w:val="21"/>
                <w:szCs w:val="18"/>
              </w:rPr>
              <w:t>id</w:t>
            </w:r>
          </w:p>
        </w:tc>
        <w:tc>
          <w:tcPr>
            <w:tcW w:w="2222" w:type="dxa"/>
            <w:vAlign w:val="center"/>
          </w:tcPr>
          <w:p w14:paraId="3340EE97" w14:textId="681DCDEC"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对搜索到的节点进行变色</w:t>
            </w:r>
          </w:p>
        </w:tc>
      </w:tr>
      <w:tr w:rsidR="002411FB" w14:paraId="7BBAF79F" w14:textId="77E065DD" w:rsidTr="002050F0">
        <w:trPr>
          <w:trHeight w:val="431"/>
          <w:jc w:val="center"/>
        </w:trPr>
        <w:tc>
          <w:tcPr>
            <w:tcW w:w="2632" w:type="dxa"/>
            <w:vAlign w:val="center"/>
          </w:tcPr>
          <w:p w14:paraId="1058D6CB" w14:textId="122EE0F9" w:rsidR="002411FB" w:rsidRPr="00BB552B" w:rsidRDefault="002411FB" w:rsidP="002411FB">
            <w:pPr>
              <w:autoSpaceDE w:val="0"/>
              <w:autoSpaceDN w:val="0"/>
              <w:adjustRightInd w:val="0"/>
              <w:snapToGrid w:val="0"/>
              <w:spacing w:before="60" w:after="60" w:line="240" w:lineRule="auto"/>
              <w:jc w:val="center"/>
              <w:rPr>
                <w:sz w:val="21"/>
                <w:szCs w:val="18"/>
              </w:rPr>
            </w:pPr>
            <w:bookmarkStart w:id="57" w:name="_Hlk198824713"/>
            <w:proofErr w:type="spellStart"/>
            <w:r w:rsidRPr="00BB552B">
              <w:rPr>
                <w:sz w:val="21"/>
                <w:szCs w:val="18"/>
              </w:rPr>
              <w:t>clearHighlight</w:t>
            </w:r>
            <w:bookmarkEnd w:id="57"/>
            <w:proofErr w:type="spellEnd"/>
          </w:p>
        </w:tc>
        <w:tc>
          <w:tcPr>
            <w:tcW w:w="2156" w:type="dxa"/>
            <w:vAlign w:val="center"/>
          </w:tcPr>
          <w:p w14:paraId="3B34F486" w14:textId="2B7974DE"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016" w:type="dxa"/>
            <w:vAlign w:val="center"/>
          </w:tcPr>
          <w:p w14:paraId="79959D28" w14:textId="0C07A96C"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222" w:type="dxa"/>
            <w:vAlign w:val="center"/>
          </w:tcPr>
          <w:p w14:paraId="7BA3C527" w14:textId="5A71D450"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清除变色节点的颜色</w:t>
            </w:r>
          </w:p>
        </w:tc>
      </w:tr>
      <w:tr w:rsidR="002411FB" w14:paraId="4A6B753B" w14:textId="768DD1BE" w:rsidTr="002050F0">
        <w:trPr>
          <w:trHeight w:val="431"/>
          <w:jc w:val="center"/>
        </w:trPr>
        <w:tc>
          <w:tcPr>
            <w:tcW w:w="2632" w:type="dxa"/>
            <w:vAlign w:val="center"/>
          </w:tcPr>
          <w:p w14:paraId="36207804" w14:textId="177D2E3B" w:rsidR="002411FB" w:rsidRPr="00BB552B" w:rsidRDefault="002411FB" w:rsidP="002411FB">
            <w:pPr>
              <w:autoSpaceDE w:val="0"/>
              <w:autoSpaceDN w:val="0"/>
              <w:adjustRightInd w:val="0"/>
              <w:snapToGrid w:val="0"/>
              <w:spacing w:before="60" w:after="60" w:line="240" w:lineRule="auto"/>
              <w:jc w:val="center"/>
              <w:rPr>
                <w:sz w:val="21"/>
                <w:szCs w:val="18"/>
              </w:rPr>
            </w:pPr>
            <w:bookmarkStart w:id="58" w:name="_Hlk198824758"/>
            <w:proofErr w:type="spellStart"/>
            <w:r w:rsidRPr="00BB552B">
              <w:rPr>
                <w:sz w:val="21"/>
                <w:szCs w:val="18"/>
              </w:rPr>
              <w:t>handleImportMindmap</w:t>
            </w:r>
            <w:bookmarkEnd w:id="58"/>
            <w:proofErr w:type="spellEnd"/>
          </w:p>
        </w:tc>
        <w:tc>
          <w:tcPr>
            <w:tcW w:w="2156" w:type="dxa"/>
            <w:vAlign w:val="center"/>
          </w:tcPr>
          <w:p w14:paraId="16A8F933" w14:textId="38634016" w:rsidR="002411FB" w:rsidRDefault="002411FB" w:rsidP="002411FB">
            <w:pPr>
              <w:autoSpaceDE w:val="0"/>
              <w:autoSpaceDN w:val="0"/>
              <w:adjustRightInd w:val="0"/>
              <w:snapToGrid w:val="0"/>
              <w:spacing w:before="60" w:after="60" w:line="240" w:lineRule="auto"/>
              <w:jc w:val="center"/>
              <w:rPr>
                <w:sz w:val="21"/>
                <w:szCs w:val="18"/>
              </w:rPr>
            </w:pPr>
            <w:r>
              <w:rPr>
                <w:sz w:val="21"/>
                <w:szCs w:val="18"/>
              </w:rPr>
              <w:t>file</w:t>
            </w:r>
          </w:p>
        </w:tc>
        <w:tc>
          <w:tcPr>
            <w:tcW w:w="2016" w:type="dxa"/>
            <w:vAlign w:val="center"/>
          </w:tcPr>
          <w:p w14:paraId="6B6CDD1C" w14:textId="1CFB5559" w:rsidR="002411FB" w:rsidRDefault="00AF4219" w:rsidP="002411FB">
            <w:pPr>
              <w:autoSpaceDE w:val="0"/>
              <w:autoSpaceDN w:val="0"/>
              <w:adjustRightInd w:val="0"/>
              <w:snapToGrid w:val="0"/>
              <w:spacing w:before="60" w:after="60" w:line="240" w:lineRule="auto"/>
              <w:jc w:val="center"/>
              <w:rPr>
                <w:sz w:val="21"/>
                <w:szCs w:val="18"/>
              </w:rPr>
            </w:pPr>
            <w:r>
              <w:rPr>
                <w:rFonts w:hint="eastAsia"/>
                <w:sz w:val="21"/>
                <w:szCs w:val="18"/>
              </w:rPr>
              <w:t>文件对象</w:t>
            </w:r>
          </w:p>
        </w:tc>
        <w:tc>
          <w:tcPr>
            <w:tcW w:w="2222" w:type="dxa"/>
            <w:vAlign w:val="center"/>
          </w:tcPr>
          <w:p w14:paraId="305E3D79" w14:textId="5BEAEB62"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导入知识图谱函数</w:t>
            </w:r>
          </w:p>
        </w:tc>
      </w:tr>
      <w:tr w:rsidR="002411FB" w14:paraId="5F3E4F42" w14:textId="57809F4D" w:rsidTr="002050F0">
        <w:trPr>
          <w:trHeight w:val="431"/>
          <w:jc w:val="center"/>
        </w:trPr>
        <w:tc>
          <w:tcPr>
            <w:tcW w:w="2632" w:type="dxa"/>
            <w:vAlign w:val="center"/>
          </w:tcPr>
          <w:p w14:paraId="1FE348BE" w14:textId="74737515" w:rsidR="002411FB" w:rsidRPr="00BB552B" w:rsidRDefault="002411FB" w:rsidP="002411FB">
            <w:pPr>
              <w:autoSpaceDE w:val="0"/>
              <w:autoSpaceDN w:val="0"/>
              <w:adjustRightInd w:val="0"/>
              <w:snapToGrid w:val="0"/>
              <w:spacing w:before="60" w:after="60" w:line="240" w:lineRule="auto"/>
              <w:jc w:val="center"/>
              <w:rPr>
                <w:sz w:val="21"/>
                <w:szCs w:val="18"/>
              </w:rPr>
            </w:pPr>
            <w:proofErr w:type="spellStart"/>
            <w:r w:rsidRPr="00BB552B">
              <w:rPr>
                <w:sz w:val="21"/>
                <w:szCs w:val="18"/>
              </w:rPr>
              <w:t>parseMarkdownToMind</w:t>
            </w:r>
            <w:proofErr w:type="spellEnd"/>
          </w:p>
        </w:tc>
        <w:tc>
          <w:tcPr>
            <w:tcW w:w="2156" w:type="dxa"/>
            <w:vAlign w:val="center"/>
          </w:tcPr>
          <w:p w14:paraId="6D6A6D4C" w14:textId="0C5FAC3B" w:rsidR="002411FB" w:rsidRDefault="002411FB" w:rsidP="002411FB">
            <w:pPr>
              <w:autoSpaceDE w:val="0"/>
              <w:autoSpaceDN w:val="0"/>
              <w:adjustRightInd w:val="0"/>
              <w:snapToGrid w:val="0"/>
              <w:spacing w:before="60" w:after="60" w:line="240" w:lineRule="auto"/>
              <w:jc w:val="center"/>
              <w:rPr>
                <w:sz w:val="21"/>
                <w:szCs w:val="18"/>
              </w:rPr>
            </w:pPr>
            <w:proofErr w:type="spellStart"/>
            <w:r>
              <w:rPr>
                <w:sz w:val="21"/>
                <w:szCs w:val="18"/>
              </w:rPr>
              <w:t>mdContent</w:t>
            </w:r>
            <w:proofErr w:type="spellEnd"/>
          </w:p>
        </w:tc>
        <w:tc>
          <w:tcPr>
            <w:tcW w:w="2016" w:type="dxa"/>
            <w:vAlign w:val="center"/>
          </w:tcPr>
          <w:p w14:paraId="26EFF95E" w14:textId="7B70114F" w:rsidR="002411FB" w:rsidRDefault="00AF4219" w:rsidP="002411FB">
            <w:pPr>
              <w:autoSpaceDE w:val="0"/>
              <w:autoSpaceDN w:val="0"/>
              <w:adjustRightInd w:val="0"/>
              <w:snapToGrid w:val="0"/>
              <w:spacing w:before="60" w:after="60" w:line="240" w:lineRule="auto"/>
              <w:jc w:val="center"/>
              <w:rPr>
                <w:sz w:val="21"/>
                <w:szCs w:val="18"/>
              </w:rPr>
            </w:pPr>
            <w:r>
              <w:rPr>
                <w:rFonts w:hint="eastAsia"/>
                <w:sz w:val="21"/>
                <w:szCs w:val="18"/>
              </w:rPr>
              <w:t>文件中的</w:t>
            </w:r>
            <w:r w:rsidR="002411FB">
              <w:rPr>
                <w:sz w:val="21"/>
                <w:szCs w:val="18"/>
              </w:rPr>
              <w:t>M</w:t>
            </w:r>
            <w:r w:rsidR="002411FB">
              <w:rPr>
                <w:rFonts w:hint="eastAsia"/>
                <w:sz w:val="21"/>
                <w:szCs w:val="18"/>
              </w:rPr>
              <w:t>arkdown</w:t>
            </w:r>
            <w:r w:rsidR="002411FB">
              <w:rPr>
                <w:rFonts w:hint="eastAsia"/>
                <w:sz w:val="21"/>
                <w:szCs w:val="18"/>
              </w:rPr>
              <w:t>内容</w:t>
            </w:r>
          </w:p>
        </w:tc>
        <w:tc>
          <w:tcPr>
            <w:tcW w:w="2222" w:type="dxa"/>
            <w:vAlign w:val="center"/>
          </w:tcPr>
          <w:p w14:paraId="1F5F1027" w14:textId="5E550523" w:rsidR="002411FB" w:rsidRDefault="002411FB" w:rsidP="002411FB">
            <w:pPr>
              <w:autoSpaceDE w:val="0"/>
              <w:autoSpaceDN w:val="0"/>
              <w:adjustRightInd w:val="0"/>
              <w:snapToGrid w:val="0"/>
              <w:spacing w:before="60" w:after="60" w:line="240" w:lineRule="auto"/>
              <w:jc w:val="center"/>
              <w:rPr>
                <w:sz w:val="21"/>
                <w:szCs w:val="18"/>
              </w:rPr>
            </w:pPr>
            <w:r>
              <w:rPr>
                <w:sz w:val="21"/>
                <w:szCs w:val="18"/>
              </w:rPr>
              <w:t>M</w:t>
            </w:r>
            <w:r>
              <w:rPr>
                <w:rFonts w:hint="eastAsia"/>
                <w:sz w:val="21"/>
                <w:szCs w:val="18"/>
              </w:rPr>
              <w:t>arkdown</w:t>
            </w:r>
            <w:r>
              <w:rPr>
                <w:rFonts w:hint="eastAsia"/>
                <w:sz w:val="21"/>
                <w:szCs w:val="18"/>
              </w:rPr>
              <w:t>内容转成</w:t>
            </w:r>
            <w:proofErr w:type="spellStart"/>
            <w:r w:rsidRPr="00330ADC">
              <w:rPr>
                <w:sz w:val="21"/>
                <w:szCs w:val="21"/>
              </w:rPr>
              <w:t>node_array</w:t>
            </w:r>
            <w:proofErr w:type="spellEnd"/>
            <w:r w:rsidRPr="00A94F68">
              <w:rPr>
                <w:rFonts w:hint="eastAsia"/>
                <w:sz w:val="21"/>
                <w:szCs w:val="21"/>
              </w:rPr>
              <w:t>节点结构</w:t>
            </w:r>
          </w:p>
        </w:tc>
      </w:tr>
      <w:tr w:rsidR="002411FB" w14:paraId="5B39767D" w14:textId="5D41DDEA" w:rsidTr="002050F0">
        <w:trPr>
          <w:trHeight w:val="431"/>
          <w:jc w:val="center"/>
        </w:trPr>
        <w:tc>
          <w:tcPr>
            <w:tcW w:w="2632" w:type="dxa"/>
            <w:vAlign w:val="center"/>
          </w:tcPr>
          <w:p w14:paraId="6D977CD4" w14:textId="46837E7D" w:rsidR="002411FB" w:rsidRPr="00BB552B" w:rsidRDefault="002411FB" w:rsidP="002411FB">
            <w:pPr>
              <w:autoSpaceDE w:val="0"/>
              <w:autoSpaceDN w:val="0"/>
              <w:adjustRightInd w:val="0"/>
              <w:snapToGrid w:val="0"/>
              <w:spacing w:before="60" w:after="60" w:line="240" w:lineRule="auto"/>
              <w:jc w:val="center"/>
              <w:rPr>
                <w:sz w:val="21"/>
                <w:szCs w:val="18"/>
              </w:rPr>
            </w:pPr>
            <w:bookmarkStart w:id="59" w:name="_Hlk198824885"/>
            <w:proofErr w:type="spellStart"/>
            <w:r w:rsidRPr="00BB552B">
              <w:rPr>
                <w:sz w:val="21"/>
                <w:szCs w:val="18"/>
              </w:rPr>
              <w:t>initMindMap</w:t>
            </w:r>
            <w:bookmarkEnd w:id="59"/>
            <w:proofErr w:type="spellEnd"/>
          </w:p>
        </w:tc>
        <w:tc>
          <w:tcPr>
            <w:tcW w:w="2156" w:type="dxa"/>
            <w:vAlign w:val="center"/>
          </w:tcPr>
          <w:p w14:paraId="679CB112" w14:textId="3D9867FD"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016" w:type="dxa"/>
            <w:vAlign w:val="center"/>
          </w:tcPr>
          <w:p w14:paraId="0141FAA7" w14:textId="1554FB5D"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222" w:type="dxa"/>
            <w:vAlign w:val="center"/>
          </w:tcPr>
          <w:p w14:paraId="75B4CF8B" w14:textId="7EB2F730"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重新初始化知识图谱</w:t>
            </w:r>
          </w:p>
        </w:tc>
      </w:tr>
      <w:tr w:rsidR="002411FB" w14:paraId="62171182" w14:textId="53C3A26B" w:rsidTr="002050F0">
        <w:trPr>
          <w:trHeight w:val="431"/>
          <w:jc w:val="center"/>
        </w:trPr>
        <w:tc>
          <w:tcPr>
            <w:tcW w:w="2632" w:type="dxa"/>
            <w:vAlign w:val="center"/>
          </w:tcPr>
          <w:p w14:paraId="1FD3DD6D" w14:textId="2A07831E" w:rsidR="002411FB" w:rsidRPr="00BB552B" w:rsidRDefault="002411FB" w:rsidP="002411FB">
            <w:pPr>
              <w:autoSpaceDE w:val="0"/>
              <w:autoSpaceDN w:val="0"/>
              <w:adjustRightInd w:val="0"/>
              <w:snapToGrid w:val="0"/>
              <w:spacing w:before="60" w:after="60" w:line="240" w:lineRule="auto"/>
              <w:jc w:val="center"/>
              <w:rPr>
                <w:sz w:val="21"/>
                <w:szCs w:val="18"/>
              </w:rPr>
            </w:pPr>
            <w:proofErr w:type="spellStart"/>
            <w:r w:rsidRPr="00BB552B">
              <w:rPr>
                <w:sz w:val="21"/>
                <w:szCs w:val="18"/>
              </w:rPr>
              <w:t>ExportMindmap</w:t>
            </w:r>
            <w:proofErr w:type="spellEnd"/>
          </w:p>
        </w:tc>
        <w:tc>
          <w:tcPr>
            <w:tcW w:w="2156" w:type="dxa"/>
            <w:vAlign w:val="center"/>
          </w:tcPr>
          <w:p w14:paraId="1DE26BA0" w14:textId="7D3DD609"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016" w:type="dxa"/>
            <w:vAlign w:val="center"/>
          </w:tcPr>
          <w:p w14:paraId="1247A87A" w14:textId="783BD568" w:rsidR="002411FB" w:rsidRDefault="002411FB" w:rsidP="002411FB">
            <w:pPr>
              <w:autoSpaceDE w:val="0"/>
              <w:autoSpaceDN w:val="0"/>
              <w:adjustRightInd w:val="0"/>
              <w:snapToGrid w:val="0"/>
              <w:spacing w:before="60" w:after="60" w:line="240" w:lineRule="auto"/>
              <w:jc w:val="center"/>
              <w:rPr>
                <w:sz w:val="21"/>
                <w:szCs w:val="18"/>
              </w:rPr>
            </w:pPr>
            <w:bookmarkStart w:id="60" w:name="_Hlk198825025"/>
            <w:r>
              <w:rPr>
                <w:rFonts w:hint="eastAsia"/>
                <w:sz w:val="21"/>
                <w:szCs w:val="18"/>
              </w:rPr>
              <w:t>无</w:t>
            </w:r>
            <w:bookmarkEnd w:id="60"/>
          </w:p>
        </w:tc>
        <w:tc>
          <w:tcPr>
            <w:tcW w:w="2222" w:type="dxa"/>
            <w:vAlign w:val="center"/>
          </w:tcPr>
          <w:p w14:paraId="55F2417E" w14:textId="32C1E6B9"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导出知识图谱函数</w:t>
            </w:r>
          </w:p>
        </w:tc>
      </w:tr>
      <w:tr w:rsidR="002411FB" w14:paraId="0697DDCB" w14:textId="4FCDDF22" w:rsidTr="002050F0">
        <w:trPr>
          <w:trHeight w:val="431"/>
          <w:jc w:val="center"/>
        </w:trPr>
        <w:tc>
          <w:tcPr>
            <w:tcW w:w="2632" w:type="dxa"/>
            <w:vAlign w:val="center"/>
          </w:tcPr>
          <w:p w14:paraId="3D805E45" w14:textId="0B245D53" w:rsidR="002411FB" w:rsidRPr="00BB552B" w:rsidRDefault="002411FB" w:rsidP="002411FB">
            <w:pPr>
              <w:autoSpaceDE w:val="0"/>
              <w:autoSpaceDN w:val="0"/>
              <w:adjustRightInd w:val="0"/>
              <w:snapToGrid w:val="0"/>
              <w:spacing w:before="60" w:after="60" w:line="240" w:lineRule="auto"/>
              <w:jc w:val="center"/>
              <w:rPr>
                <w:sz w:val="21"/>
                <w:szCs w:val="18"/>
              </w:rPr>
            </w:pPr>
            <w:proofErr w:type="spellStart"/>
            <w:r w:rsidRPr="00BB552B">
              <w:rPr>
                <w:sz w:val="21"/>
                <w:szCs w:val="18"/>
              </w:rPr>
              <w:t>toggleFlowchart</w:t>
            </w:r>
            <w:proofErr w:type="spellEnd"/>
          </w:p>
        </w:tc>
        <w:tc>
          <w:tcPr>
            <w:tcW w:w="2156" w:type="dxa"/>
            <w:vAlign w:val="center"/>
          </w:tcPr>
          <w:p w14:paraId="00AD6419" w14:textId="0D1CE733"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016" w:type="dxa"/>
            <w:vAlign w:val="center"/>
          </w:tcPr>
          <w:p w14:paraId="16E5BD32" w14:textId="2A76E095"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222" w:type="dxa"/>
            <w:vAlign w:val="center"/>
          </w:tcPr>
          <w:p w14:paraId="0214D464" w14:textId="53BD0B77"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转换成学习路径函数</w:t>
            </w:r>
          </w:p>
        </w:tc>
      </w:tr>
      <w:tr w:rsidR="002411FB" w14:paraId="74E0A4E3" w14:textId="227E6275" w:rsidTr="002050F0">
        <w:trPr>
          <w:trHeight w:val="431"/>
          <w:jc w:val="center"/>
        </w:trPr>
        <w:tc>
          <w:tcPr>
            <w:tcW w:w="2632" w:type="dxa"/>
            <w:vAlign w:val="center"/>
          </w:tcPr>
          <w:p w14:paraId="7462BF45" w14:textId="69229A2A" w:rsidR="002411FB" w:rsidRPr="00BB552B" w:rsidRDefault="002411FB" w:rsidP="002411FB">
            <w:pPr>
              <w:autoSpaceDE w:val="0"/>
              <w:autoSpaceDN w:val="0"/>
              <w:adjustRightInd w:val="0"/>
              <w:snapToGrid w:val="0"/>
              <w:spacing w:before="60" w:after="60" w:line="240" w:lineRule="auto"/>
              <w:jc w:val="center"/>
              <w:rPr>
                <w:sz w:val="21"/>
                <w:szCs w:val="18"/>
              </w:rPr>
            </w:pPr>
            <w:proofErr w:type="spellStart"/>
            <w:r w:rsidRPr="00BB552B">
              <w:rPr>
                <w:sz w:val="21"/>
                <w:szCs w:val="18"/>
              </w:rPr>
              <w:t>bindFlowchartClickEvents</w:t>
            </w:r>
            <w:proofErr w:type="spellEnd"/>
          </w:p>
        </w:tc>
        <w:tc>
          <w:tcPr>
            <w:tcW w:w="2156" w:type="dxa"/>
            <w:vAlign w:val="center"/>
          </w:tcPr>
          <w:p w14:paraId="0B50BDB8" w14:textId="6F812747" w:rsidR="002411FB" w:rsidRDefault="002411FB" w:rsidP="002411FB">
            <w:pPr>
              <w:autoSpaceDE w:val="0"/>
              <w:autoSpaceDN w:val="0"/>
              <w:adjustRightInd w:val="0"/>
              <w:snapToGrid w:val="0"/>
              <w:spacing w:before="60" w:after="60" w:line="240" w:lineRule="auto"/>
              <w:jc w:val="center"/>
              <w:rPr>
                <w:sz w:val="21"/>
                <w:szCs w:val="18"/>
              </w:rPr>
            </w:pPr>
            <w:proofErr w:type="spellStart"/>
            <w:r>
              <w:rPr>
                <w:sz w:val="21"/>
                <w:szCs w:val="18"/>
              </w:rPr>
              <w:t>svgElement</w:t>
            </w:r>
            <w:proofErr w:type="spellEnd"/>
          </w:p>
        </w:tc>
        <w:tc>
          <w:tcPr>
            <w:tcW w:w="2016" w:type="dxa"/>
            <w:vAlign w:val="center"/>
          </w:tcPr>
          <w:p w14:paraId="338AF4DE" w14:textId="675AD76C"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学习路径中的节点</w:t>
            </w:r>
          </w:p>
        </w:tc>
        <w:tc>
          <w:tcPr>
            <w:tcW w:w="2222" w:type="dxa"/>
            <w:vAlign w:val="center"/>
          </w:tcPr>
          <w:p w14:paraId="3BFC3B13" w14:textId="166DC048"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绑定学习路径中的节点点击事件</w:t>
            </w:r>
          </w:p>
        </w:tc>
      </w:tr>
      <w:tr w:rsidR="002411FB" w14:paraId="1A357687" w14:textId="7567BA20" w:rsidTr="002050F0">
        <w:trPr>
          <w:trHeight w:val="431"/>
          <w:jc w:val="center"/>
        </w:trPr>
        <w:tc>
          <w:tcPr>
            <w:tcW w:w="2632" w:type="dxa"/>
            <w:vAlign w:val="center"/>
          </w:tcPr>
          <w:p w14:paraId="0DB98717" w14:textId="1010DA3C" w:rsidR="002411FB" w:rsidRPr="00BB552B" w:rsidRDefault="002411FB" w:rsidP="002411FB">
            <w:pPr>
              <w:autoSpaceDE w:val="0"/>
              <w:autoSpaceDN w:val="0"/>
              <w:adjustRightInd w:val="0"/>
              <w:snapToGrid w:val="0"/>
              <w:spacing w:before="60" w:after="60" w:line="240" w:lineRule="auto"/>
              <w:jc w:val="center"/>
              <w:rPr>
                <w:sz w:val="21"/>
                <w:szCs w:val="18"/>
              </w:rPr>
            </w:pPr>
            <w:proofErr w:type="spellStart"/>
            <w:r w:rsidRPr="00BB552B">
              <w:rPr>
                <w:sz w:val="21"/>
                <w:szCs w:val="18"/>
              </w:rPr>
              <w:t>generateFlowchartDOT</w:t>
            </w:r>
            <w:proofErr w:type="spellEnd"/>
          </w:p>
        </w:tc>
        <w:tc>
          <w:tcPr>
            <w:tcW w:w="2156" w:type="dxa"/>
            <w:vAlign w:val="center"/>
          </w:tcPr>
          <w:p w14:paraId="21803D92" w14:textId="7190E452" w:rsidR="002411FB" w:rsidRDefault="002411FB" w:rsidP="002411FB">
            <w:pPr>
              <w:autoSpaceDE w:val="0"/>
              <w:autoSpaceDN w:val="0"/>
              <w:adjustRightInd w:val="0"/>
              <w:snapToGrid w:val="0"/>
              <w:spacing w:before="60" w:after="60" w:line="240" w:lineRule="auto"/>
              <w:jc w:val="center"/>
              <w:rPr>
                <w:sz w:val="21"/>
                <w:szCs w:val="18"/>
              </w:rPr>
            </w:pPr>
            <w:proofErr w:type="spellStart"/>
            <w:r>
              <w:rPr>
                <w:sz w:val="21"/>
                <w:szCs w:val="18"/>
              </w:rPr>
              <w:t>allNodes</w:t>
            </w:r>
            <w:proofErr w:type="spellEnd"/>
          </w:p>
        </w:tc>
        <w:tc>
          <w:tcPr>
            <w:tcW w:w="2016" w:type="dxa"/>
            <w:vAlign w:val="center"/>
          </w:tcPr>
          <w:p w14:paraId="4FC6D711" w14:textId="59CD78AC" w:rsidR="002411FB" w:rsidRDefault="004C170D" w:rsidP="002411FB">
            <w:pPr>
              <w:autoSpaceDE w:val="0"/>
              <w:autoSpaceDN w:val="0"/>
              <w:adjustRightInd w:val="0"/>
              <w:snapToGrid w:val="0"/>
              <w:spacing w:before="60" w:after="60" w:line="240" w:lineRule="auto"/>
              <w:jc w:val="center"/>
              <w:rPr>
                <w:sz w:val="21"/>
                <w:szCs w:val="18"/>
              </w:rPr>
            </w:pPr>
            <w:r>
              <w:rPr>
                <w:rFonts w:hint="eastAsia"/>
                <w:sz w:val="21"/>
                <w:szCs w:val="18"/>
              </w:rPr>
              <w:t>学习路径中的所有节点</w:t>
            </w:r>
          </w:p>
        </w:tc>
        <w:tc>
          <w:tcPr>
            <w:tcW w:w="2222" w:type="dxa"/>
            <w:vAlign w:val="center"/>
          </w:tcPr>
          <w:p w14:paraId="1A9FFF2A" w14:textId="0B763ACA"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将节点关系转换成</w:t>
            </w:r>
            <w:r>
              <w:rPr>
                <w:sz w:val="21"/>
                <w:szCs w:val="18"/>
              </w:rPr>
              <w:t>DOT</w:t>
            </w:r>
            <w:r>
              <w:rPr>
                <w:sz w:val="21"/>
                <w:szCs w:val="18"/>
              </w:rPr>
              <w:t>语言</w:t>
            </w:r>
            <w:r>
              <w:rPr>
                <w:rFonts w:hint="eastAsia"/>
                <w:sz w:val="21"/>
                <w:szCs w:val="18"/>
              </w:rPr>
              <w:t>格式</w:t>
            </w:r>
          </w:p>
        </w:tc>
      </w:tr>
      <w:tr w:rsidR="002411FB" w14:paraId="7999035A" w14:textId="1D3223A5" w:rsidTr="002050F0">
        <w:trPr>
          <w:trHeight w:val="431"/>
          <w:jc w:val="center"/>
        </w:trPr>
        <w:tc>
          <w:tcPr>
            <w:tcW w:w="2632" w:type="dxa"/>
            <w:vAlign w:val="center"/>
          </w:tcPr>
          <w:p w14:paraId="1C972D3E" w14:textId="7E229252" w:rsidR="002411FB" w:rsidRPr="00BB552B" w:rsidRDefault="002411FB" w:rsidP="002411FB">
            <w:pPr>
              <w:autoSpaceDE w:val="0"/>
              <w:autoSpaceDN w:val="0"/>
              <w:adjustRightInd w:val="0"/>
              <w:snapToGrid w:val="0"/>
              <w:spacing w:before="60" w:after="60" w:line="240" w:lineRule="auto"/>
              <w:jc w:val="center"/>
              <w:rPr>
                <w:sz w:val="21"/>
                <w:szCs w:val="18"/>
              </w:rPr>
            </w:pPr>
            <w:proofErr w:type="spellStart"/>
            <w:r w:rsidRPr="00BB552B">
              <w:rPr>
                <w:sz w:val="21"/>
                <w:szCs w:val="18"/>
              </w:rPr>
              <w:t>cleanupFlowchart</w:t>
            </w:r>
            <w:proofErr w:type="spellEnd"/>
          </w:p>
        </w:tc>
        <w:tc>
          <w:tcPr>
            <w:tcW w:w="2156" w:type="dxa"/>
            <w:vAlign w:val="center"/>
          </w:tcPr>
          <w:p w14:paraId="6EAF7006" w14:textId="0F545318"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016" w:type="dxa"/>
            <w:vAlign w:val="center"/>
          </w:tcPr>
          <w:p w14:paraId="5B69817A" w14:textId="3A9B3C12"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222" w:type="dxa"/>
            <w:vAlign w:val="center"/>
          </w:tcPr>
          <w:p w14:paraId="0A1001B3" w14:textId="51BA0670"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关闭学习路径</w:t>
            </w:r>
          </w:p>
        </w:tc>
      </w:tr>
      <w:tr w:rsidR="002411FB" w14:paraId="54F4CE84" w14:textId="1559B48D" w:rsidTr="002050F0">
        <w:trPr>
          <w:trHeight w:val="431"/>
          <w:jc w:val="center"/>
        </w:trPr>
        <w:tc>
          <w:tcPr>
            <w:tcW w:w="2632" w:type="dxa"/>
            <w:vAlign w:val="center"/>
          </w:tcPr>
          <w:p w14:paraId="3295F3A5" w14:textId="4EA377CB" w:rsidR="002411FB" w:rsidRPr="00BB552B" w:rsidRDefault="002411FB" w:rsidP="002411FB">
            <w:pPr>
              <w:autoSpaceDE w:val="0"/>
              <w:autoSpaceDN w:val="0"/>
              <w:adjustRightInd w:val="0"/>
              <w:snapToGrid w:val="0"/>
              <w:spacing w:before="60" w:after="60" w:line="240" w:lineRule="auto"/>
              <w:jc w:val="center"/>
              <w:rPr>
                <w:sz w:val="21"/>
                <w:szCs w:val="18"/>
              </w:rPr>
            </w:pPr>
            <w:proofErr w:type="spellStart"/>
            <w:r w:rsidRPr="00BB552B">
              <w:rPr>
                <w:sz w:val="21"/>
                <w:szCs w:val="18"/>
              </w:rPr>
              <w:t>collapse_all</w:t>
            </w:r>
            <w:proofErr w:type="spellEnd"/>
          </w:p>
        </w:tc>
        <w:tc>
          <w:tcPr>
            <w:tcW w:w="2156" w:type="dxa"/>
            <w:vAlign w:val="center"/>
          </w:tcPr>
          <w:p w14:paraId="3DB0DD1B" w14:textId="7037786A"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016" w:type="dxa"/>
            <w:vAlign w:val="center"/>
          </w:tcPr>
          <w:p w14:paraId="451F1852" w14:textId="705C535B"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222" w:type="dxa"/>
            <w:vAlign w:val="center"/>
          </w:tcPr>
          <w:p w14:paraId="4A3AF9BA" w14:textId="6895D339"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收拢所有节点</w:t>
            </w:r>
          </w:p>
        </w:tc>
      </w:tr>
      <w:tr w:rsidR="002411FB" w14:paraId="526A6B27" w14:textId="47838272" w:rsidTr="002050F0">
        <w:trPr>
          <w:trHeight w:val="431"/>
          <w:jc w:val="center"/>
        </w:trPr>
        <w:tc>
          <w:tcPr>
            <w:tcW w:w="2632" w:type="dxa"/>
            <w:vAlign w:val="center"/>
          </w:tcPr>
          <w:p w14:paraId="2EE1FB59" w14:textId="579DA264" w:rsidR="002411FB" w:rsidRPr="00BB552B" w:rsidRDefault="002411FB" w:rsidP="002411FB">
            <w:pPr>
              <w:autoSpaceDE w:val="0"/>
              <w:autoSpaceDN w:val="0"/>
              <w:adjustRightInd w:val="0"/>
              <w:snapToGrid w:val="0"/>
              <w:spacing w:before="60" w:after="60" w:line="240" w:lineRule="auto"/>
              <w:jc w:val="center"/>
              <w:rPr>
                <w:sz w:val="21"/>
                <w:szCs w:val="18"/>
              </w:rPr>
            </w:pPr>
            <w:r w:rsidRPr="00BB552B">
              <w:rPr>
                <w:sz w:val="21"/>
                <w:szCs w:val="18"/>
              </w:rPr>
              <w:t>expand</w:t>
            </w:r>
          </w:p>
        </w:tc>
        <w:tc>
          <w:tcPr>
            <w:tcW w:w="2156" w:type="dxa"/>
            <w:vAlign w:val="center"/>
          </w:tcPr>
          <w:p w14:paraId="2E745D4D" w14:textId="556BAD65"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016" w:type="dxa"/>
            <w:vAlign w:val="center"/>
          </w:tcPr>
          <w:p w14:paraId="412C0FE4" w14:textId="20F6BB94"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222" w:type="dxa"/>
            <w:vAlign w:val="center"/>
          </w:tcPr>
          <w:p w14:paraId="1FD628EB" w14:textId="56D5180F"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展开一层节点</w:t>
            </w:r>
          </w:p>
        </w:tc>
      </w:tr>
      <w:tr w:rsidR="002411FB" w14:paraId="71EEA0F2" w14:textId="22B6C843" w:rsidTr="002050F0">
        <w:trPr>
          <w:trHeight w:val="431"/>
          <w:jc w:val="center"/>
        </w:trPr>
        <w:tc>
          <w:tcPr>
            <w:tcW w:w="2632" w:type="dxa"/>
            <w:tcBorders>
              <w:bottom w:val="single" w:sz="12" w:space="0" w:color="auto"/>
            </w:tcBorders>
            <w:vAlign w:val="center"/>
          </w:tcPr>
          <w:p w14:paraId="38DFF547" w14:textId="6AA16B15" w:rsidR="002411FB" w:rsidRPr="00BB552B" w:rsidRDefault="002411FB" w:rsidP="002411FB">
            <w:pPr>
              <w:autoSpaceDE w:val="0"/>
              <w:autoSpaceDN w:val="0"/>
              <w:adjustRightInd w:val="0"/>
              <w:snapToGrid w:val="0"/>
              <w:spacing w:before="60" w:after="60" w:line="240" w:lineRule="auto"/>
              <w:jc w:val="center"/>
              <w:rPr>
                <w:sz w:val="21"/>
                <w:szCs w:val="18"/>
              </w:rPr>
            </w:pPr>
            <w:proofErr w:type="spellStart"/>
            <w:r w:rsidRPr="00BB552B">
              <w:rPr>
                <w:sz w:val="21"/>
                <w:szCs w:val="18"/>
              </w:rPr>
              <w:t>expand_all</w:t>
            </w:r>
            <w:proofErr w:type="spellEnd"/>
          </w:p>
        </w:tc>
        <w:tc>
          <w:tcPr>
            <w:tcW w:w="2156" w:type="dxa"/>
            <w:tcBorders>
              <w:bottom w:val="single" w:sz="12" w:space="0" w:color="auto"/>
            </w:tcBorders>
            <w:vAlign w:val="center"/>
          </w:tcPr>
          <w:p w14:paraId="02D166BC" w14:textId="4D95F88B"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016" w:type="dxa"/>
            <w:tcBorders>
              <w:bottom w:val="single" w:sz="12" w:space="0" w:color="auto"/>
            </w:tcBorders>
            <w:vAlign w:val="center"/>
          </w:tcPr>
          <w:p w14:paraId="365EE7C7" w14:textId="3486D76F"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222" w:type="dxa"/>
            <w:tcBorders>
              <w:bottom w:val="single" w:sz="12" w:space="0" w:color="auto"/>
            </w:tcBorders>
            <w:vAlign w:val="center"/>
          </w:tcPr>
          <w:p w14:paraId="0EB355D4" w14:textId="4808D5EF" w:rsidR="002411FB" w:rsidRDefault="002411FB" w:rsidP="002411FB">
            <w:pPr>
              <w:autoSpaceDE w:val="0"/>
              <w:autoSpaceDN w:val="0"/>
              <w:adjustRightInd w:val="0"/>
              <w:snapToGrid w:val="0"/>
              <w:spacing w:before="60" w:after="60" w:line="240" w:lineRule="auto"/>
              <w:jc w:val="center"/>
              <w:rPr>
                <w:sz w:val="21"/>
                <w:szCs w:val="18"/>
              </w:rPr>
            </w:pPr>
            <w:r>
              <w:rPr>
                <w:rFonts w:hint="eastAsia"/>
                <w:sz w:val="21"/>
                <w:szCs w:val="18"/>
              </w:rPr>
              <w:t>展开全部节点</w:t>
            </w:r>
          </w:p>
        </w:tc>
      </w:tr>
    </w:tbl>
    <w:p w14:paraId="05D098CD" w14:textId="77777777" w:rsidR="00935F29" w:rsidRDefault="00935F29">
      <w:pPr>
        <w:snapToGrid w:val="0"/>
        <w:spacing w:line="360" w:lineRule="auto"/>
        <w:ind w:firstLine="482"/>
        <w:jc w:val="center"/>
      </w:pPr>
    </w:p>
    <w:p w14:paraId="655104B3" w14:textId="77777777" w:rsidR="00935F29" w:rsidRDefault="006C277A">
      <w:pPr>
        <w:pStyle w:val="2"/>
        <w:snapToGrid w:val="0"/>
        <w:spacing w:beforeLines="100" w:before="240" w:beforeAutospacing="0" w:afterLines="50" w:after="120" w:afterAutospacing="0" w:line="360" w:lineRule="auto"/>
        <w:rPr>
          <w:rFonts w:ascii="Times New Roman" w:hAnsi="Times New Roman"/>
          <w:b w:val="0"/>
          <w:bCs w:val="0"/>
        </w:rPr>
      </w:pPr>
      <w:bookmarkStart w:id="61" w:name="_Toc200035247"/>
      <w:r>
        <w:rPr>
          <w:rStyle w:val="2Char"/>
          <w:rFonts w:ascii="Times New Roman" w:hAnsi="Times New Roman" w:hint="eastAsia"/>
          <w:sz w:val="28"/>
        </w:rPr>
        <w:lastRenderedPageBreak/>
        <w:t>3</w:t>
      </w:r>
      <w:r>
        <w:rPr>
          <w:rStyle w:val="2Char"/>
          <w:rFonts w:ascii="Times New Roman" w:hAnsi="Times New Roman"/>
          <w:sz w:val="28"/>
        </w:rPr>
        <w:t>.</w:t>
      </w:r>
      <w:r>
        <w:rPr>
          <w:rStyle w:val="2Char"/>
          <w:rFonts w:ascii="Times New Roman" w:hAnsi="Times New Roman" w:hint="eastAsia"/>
          <w:sz w:val="28"/>
        </w:rPr>
        <w:t>3</w:t>
      </w:r>
      <w:r>
        <w:rPr>
          <w:rStyle w:val="2Char"/>
          <w:rFonts w:ascii="Times New Roman" w:hAnsi="Times New Roman"/>
          <w:sz w:val="28"/>
        </w:rPr>
        <w:t xml:space="preserve"> </w:t>
      </w:r>
      <w:bookmarkStart w:id="62" w:name="_Hlk198420128"/>
      <w:r>
        <w:rPr>
          <w:rFonts w:ascii="Times New Roman" w:hAnsi="Times New Roman" w:hint="eastAsia"/>
          <w:b w:val="0"/>
          <w:bCs w:val="0"/>
        </w:rPr>
        <w:t>知识图谱可视化界面</w:t>
      </w:r>
      <w:bookmarkEnd w:id="62"/>
      <w:r>
        <w:rPr>
          <w:rFonts w:ascii="Times New Roman" w:hAnsi="Times New Roman" w:hint="eastAsia"/>
          <w:b w:val="0"/>
          <w:bCs w:val="0"/>
        </w:rPr>
        <w:t>功能项设计</w:t>
      </w:r>
      <w:bookmarkEnd w:id="61"/>
    </w:p>
    <w:p w14:paraId="0B635244" w14:textId="77777777" w:rsidR="00935F29" w:rsidRDefault="006C277A">
      <w:pPr>
        <w:snapToGrid w:val="0"/>
        <w:spacing w:line="360" w:lineRule="auto"/>
        <w:ind w:firstLine="482"/>
      </w:pPr>
      <w:r>
        <w:t>知识图谱可视化界面通过集成动态渲染、交互操作与节点联动功能，实现课程知识结构的直观展示与高效探索。</w:t>
      </w:r>
    </w:p>
    <w:p w14:paraId="27793BD5" w14:textId="37F6EDFB" w:rsidR="00F701EA" w:rsidRPr="00B27492" w:rsidRDefault="00F701EA" w:rsidP="00A94F68">
      <w:pPr>
        <w:pStyle w:val="3"/>
        <w:snapToGrid w:val="0"/>
        <w:spacing w:beforeLines="100" w:before="240" w:beforeAutospacing="0" w:afterLines="50" w:after="120" w:afterAutospacing="0" w:line="360" w:lineRule="auto"/>
      </w:pPr>
      <w:bookmarkStart w:id="63" w:name="_Toc200035248"/>
      <w:r>
        <w:rPr>
          <w:rFonts w:hint="eastAsia"/>
          <w:b w:val="0"/>
          <w:bCs w:val="0"/>
        </w:rPr>
        <w:t xml:space="preserve">3.3.1 </w:t>
      </w:r>
      <w:r>
        <w:rPr>
          <w:rFonts w:hint="eastAsia"/>
          <w:b w:val="0"/>
          <w:bCs w:val="0"/>
        </w:rPr>
        <w:t>功能设计</w:t>
      </w:r>
      <w:bookmarkEnd w:id="63"/>
    </w:p>
    <w:p w14:paraId="7EECB371" w14:textId="12C2DBC5"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408B4572" wp14:editId="39F3FF94">
            <wp:extent cx="5721350" cy="1835150"/>
            <wp:effectExtent l="0" t="0" r="0" b="0"/>
            <wp:docPr id="6259040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04035" name="图片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21350" cy="1835150"/>
                    </a:xfrm>
                    <a:prstGeom prst="rect">
                      <a:avLst/>
                    </a:prstGeom>
                    <a:noFill/>
                    <a:ln>
                      <a:noFill/>
                    </a:ln>
                  </pic:spPr>
                </pic:pic>
              </a:graphicData>
            </a:graphic>
          </wp:inline>
        </w:drawing>
      </w:r>
    </w:p>
    <w:p w14:paraId="1E9DDE41" w14:textId="16550F76"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3-</w:t>
      </w:r>
      <w:r w:rsidR="000C66F8">
        <w:rPr>
          <w:rFonts w:hint="eastAsia"/>
          <w:b/>
          <w:bCs/>
          <w:kern w:val="0"/>
          <w:sz w:val="21"/>
          <w:szCs w:val="18"/>
        </w:rPr>
        <w:t>7</w:t>
      </w:r>
      <w:r>
        <w:rPr>
          <w:rFonts w:hint="eastAsia"/>
          <w:b/>
          <w:bCs/>
          <w:kern w:val="0"/>
          <w:sz w:val="21"/>
          <w:szCs w:val="18"/>
        </w:rPr>
        <w:t xml:space="preserve">  </w:t>
      </w:r>
      <w:bookmarkStart w:id="64" w:name="_Hlk198829668"/>
      <w:r>
        <w:rPr>
          <w:rFonts w:hint="eastAsia"/>
          <w:b/>
          <w:bCs/>
          <w:kern w:val="0"/>
          <w:sz w:val="21"/>
          <w:szCs w:val="18"/>
        </w:rPr>
        <w:t>知识图谱可视化界面</w:t>
      </w:r>
      <w:bookmarkEnd w:id="64"/>
      <w:r>
        <w:rPr>
          <w:rFonts w:hint="eastAsia"/>
          <w:b/>
          <w:bCs/>
          <w:kern w:val="0"/>
          <w:sz w:val="21"/>
          <w:szCs w:val="18"/>
        </w:rPr>
        <w:t>功能展示</w:t>
      </w:r>
    </w:p>
    <w:p w14:paraId="1193135E" w14:textId="583ED7E4" w:rsidR="00935F29" w:rsidRDefault="006C277A">
      <w:pPr>
        <w:adjustRightInd w:val="0"/>
        <w:snapToGrid w:val="0"/>
        <w:jc w:val="center"/>
        <w:rPr>
          <w:b/>
          <w:bCs/>
          <w:kern w:val="0"/>
          <w:sz w:val="21"/>
          <w:szCs w:val="18"/>
        </w:rPr>
      </w:pPr>
      <w:r>
        <w:rPr>
          <w:b/>
          <w:bCs/>
          <w:kern w:val="0"/>
          <w:sz w:val="21"/>
          <w:szCs w:val="18"/>
        </w:rPr>
        <w:t>Figure 3-</w:t>
      </w:r>
      <w:proofErr w:type="gramStart"/>
      <w:r w:rsidR="000C66F8">
        <w:rPr>
          <w:rFonts w:hint="eastAsia"/>
          <w:b/>
          <w:bCs/>
          <w:kern w:val="0"/>
          <w:sz w:val="21"/>
          <w:szCs w:val="18"/>
        </w:rPr>
        <w:t>7</w:t>
      </w:r>
      <w:r>
        <w:rPr>
          <w:rFonts w:hint="eastAsia"/>
          <w:b/>
          <w:bCs/>
          <w:kern w:val="0"/>
          <w:sz w:val="21"/>
          <w:szCs w:val="18"/>
        </w:rPr>
        <w:t xml:space="preserve"> </w:t>
      </w:r>
      <w:r>
        <w:rPr>
          <w:b/>
          <w:bCs/>
          <w:kern w:val="0"/>
          <w:sz w:val="21"/>
          <w:szCs w:val="18"/>
        </w:rPr>
        <w:t xml:space="preserve"> Visual</w:t>
      </w:r>
      <w:proofErr w:type="gramEnd"/>
      <w:r>
        <w:rPr>
          <w:b/>
          <w:bCs/>
          <w:kern w:val="0"/>
          <w:sz w:val="21"/>
          <w:szCs w:val="18"/>
        </w:rPr>
        <w:t xml:space="preserve"> interface function display of knowledge graph</w:t>
      </w:r>
    </w:p>
    <w:p w14:paraId="03905287" w14:textId="77777777" w:rsidR="00935F29" w:rsidRDefault="00935F29">
      <w:pPr>
        <w:adjustRightInd w:val="0"/>
        <w:snapToGrid w:val="0"/>
        <w:jc w:val="center"/>
        <w:rPr>
          <w:b/>
          <w:bCs/>
          <w:kern w:val="0"/>
          <w:sz w:val="21"/>
          <w:szCs w:val="18"/>
        </w:rPr>
      </w:pPr>
    </w:p>
    <w:p w14:paraId="0227AA79" w14:textId="2C26A0B9" w:rsidR="003A3E4C" w:rsidRDefault="006C277A">
      <w:pPr>
        <w:snapToGrid w:val="0"/>
        <w:spacing w:line="360" w:lineRule="auto"/>
        <w:ind w:firstLine="482"/>
      </w:pPr>
      <w:r>
        <w:rPr>
          <w:rFonts w:hint="eastAsia"/>
        </w:rPr>
        <w:t>基于</w:t>
      </w:r>
      <w:proofErr w:type="spellStart"/>
      <w:r>
        <w:rPr>
          <w:rFonts w:hint="eastAsia"/>
        </w:rPr>
        <w:t>jsMind</w:t>
      </w:r>
      <w:proofErr w:type="spellEnd"/>
      <w:r>
        <w:rPr>
          <w:rFonts w:hint="eastAsia"/>
        </w:rPr>
        <w:t>库实时渲染知识图谱，支持树状、网状等多种布局模式。</w:t>
      </w:r>
      <w:r>
        <w:t>通过背景色区分</w:t>
      </w:r>
      <w:r>
        <w:rPr>
          <w:rFonts w:hint="eastAsia"/>
        </w:rPr>
        <w:t>知识节点</w:t>
      </w:r>
      <w:r>
        <w:t>优先级</w:t>
      </w:r>
      <w:r>
        <w:rPr>
          <w:rFonts w:hint="eastAsia"/>
        </w:rPr>
        <w:t>，同时支持动态绑定。</w:t>
      </w:r>
    </w:p>
    <w:p w14:paraId="145467E0" w14:textId="2D6B3899" w:rsidR="003A3E4C" w:rsidRDefault="006C277A">
      <w:pPr>
        <w:snapToGrid w:val="0"/>
        <w:spacing w:line="360" w:lineRule="auto"/>
        <w:ind w:firstLine="482"/>
      </w:pPr>
      <w:r>
        <w:t>允许用户</w:t>
      </w:r>
      <w:r w:rsidR="003A3E4C">
        <w:rPr>
          <w:rFonts w:hint="eastAsia"/>
        </w:rPr>
        <w:t>按住鼠标</w:t>
      </w:r>
      <w:r>
        <w:t>拖拽画布</w:t>
      </w:r>
      <w:r w:rsidR="003A3E4C">
        <w:rPr>
          <w:rFonts w:hint="eastAsia"/>
        </w:rPr>
        <w:t>进行</w:t>
      </w:r>
      <w:r>
        <w:t>自由</w:t>
      </w:r>
      <w:r w:rsidR="003A3E4C">
        <w:rPr>
          <w:rFonts w:hint="eastAsia"/>
        </w:rPr>
        <w:t>的</w:t>
      </w:r>
      <w:r>
        <w:t>浏览复杂知识网络</w:t>
      </w:r>
      <w:r>
        <w:rPr>
          <w:rFonts w:hint="eastAsia"/>
        </w:rPr>
        <w:t>。</w:t>
      </w:r>
    </w:p>
    <w:p w14:paraId="10DE4380" w14:textId="476F2B6B" w:rsidR="003A3E4C" w:rsidRDefault="003A3E4C">
      <w:pPr>
        <w:snapToGrid w:val="0"/>
        <w:spacing w:line="360" w:lineRule="auto"/>
        <w:ind w:firstLine="482"/>
      </w:pPr>
      <w:r>
        <w:rPr>
          <w:rFonts w:hint="eastAsia"/>
        </w:rPr>
        <w:t>或者</w:t>
      </w:r>
      <w:r>
        <w:t>通过</w:t>
      </w:r>
      <w:r>
        <w:rPr>
          <w:rFonts w:hint="eastAsia"/>
        </w:rPr>
        <w:t>按住</w:t>
      </w:r>
      <w:r>
        <w:rPr>
          <w:rFonts w:hint="eastAsia"/>
        </w:rPr>
        <w:t>ctrl</w:t>
      </w:r>
      <w:r>
        <w:rPr>
          <w:rFonts w:hint="eastAsia"/>
        </w:rPr>
        <w:t>加</w:t>
      </w:r>
      <w:r>
        <w:t>鼠标滚轮实现视图缩放</w:t>
      </w:r>
      <w:r>
        <w:rPr>
          <w:rFonts w:hint="eastAsia"/>
        </w:rPr>
        <w:t>，方便用户查看整个或者部分知识图谱。</w:t>
      </w:r>
    </w:p>
    <w:p w14:paraId="6BD41901" w14:textId="77777777" w:rsidR="003A3E4C" w:rsidRDefault="006C277A">
      <w:pPr>
        <w:snapToGrid w:val="0"/>
        <w:spacing w:line="360" w:lineRule="auto"/>
        <w:ind w:firstLine="482"/>
      </w:pPr>
      <w:r>
        <w:rPr>
          <w:rFonts w:hint="eastAsia"/>
        </w:rPr>
        <w:t>可以点击节点“</w:t>
      </w:r>
      <w:r>
        <w:rPr>
          <w:rFonts w:hint="eastAsia"/>
        </w:rPr>
        <w:t>+</w:t>
      </w:r>
      <w:r>
        <w:rPr>
          <w:rFonts w:hint="eastAsia"/>
        </w:rPr>
        <w:t>”图标展开子节点或者收拢节点，或通过工具栏一键展开或收拢全部层级。</w:t>
      </w:r>
    </w:p>
    <w:p w14:paraId="71487F7F" w14:textId="3D14FF28" w:rsidR="003A3E4C" w:rsidRDefault="003A3E4C">
      <w:pPr>
        <w:snapToGrid w:val="0"/>
        <w:spacing w:line="360" w:lineRule="auto"/>
        <w:ind w:firstLine="482"/>
      </w:pPr>
      <w:r>
        <w:rPr>
          <w:rFonts w:hint="eastAsia"/>
        </w:rPr>
        <w:t>可以单击节点来显示弹出框，进而呈现</w:t>
      </w:r>
      <w:r w:rsidRPr="003A3E4C">
        <w:rPr>
          <w:rFonts w:hint="eastAsia"/>
        </w:rPr>
        <w:t>多模态资源关联模块</w:t>
      </w:r>
      <w:r>
        <w:rPr>
          <w:rFonts w:hint="eastAsia"/>
        </w:rPr>
        <w:t>。</w:t>
      </w:r>
    </w:p>
    <w:p w14:paraId="7DB22AB9" w14:textId="60F0B298" w:rsidR="00935F29" w:rsidRDefault="006C277A">
      <w:pPr>
        <w:snapToGrid w:val="0"/>
        <w:spacing w:line="360" w:lineRule="auto"/>
        <w:ind w:firstLine="482"/>
      </w:pPr>
      <w:r>
        <w:rPr>
          <w:rFonts w:hint="eastAsia"/>
        </w:rPr>
        <w:t>可以双击节点来快速修改知识点的名称</w:t>
      </w:r>
      <w:r w:rsidR="003A3E4C">
        <w:rPr>
          <w:rFonts w:hint="eastAsia"/>
        </w:rPr>
        <w:t>，并且会自动修改数据库中的相关字段</w:t>
      </w:r>
      <w:r w:rsidR="00F701EA">
        <w:rPr>
          <w:rFonts w:hint="eastAsia"/>
        </w:rPr>
        <w:t>。如图</w:t>
      </w:r>
      <w:r w:rsidR="00F701EA">
        <w:rPr>
          <w:rFonts w:hint="eastAsia"/>
        </w:rPr>
        <w:t>3-5</w:t>
      </w:r>
      <w:r w:rsidR="00F701EA">
        <w:rPr>
          <w:rFonts w:hint="eastAsia"/>
        </w:rPr>
        <w:t>所示。</w:t>
      </w:r>
    </w:p>
    <w:p w14:paraId="4C55FE27" w14:textId="77777777" w:rsidR="00935F29" w:rsidRDefault="006C277A">
      <w:pPr>
        <w:pStyle w:val="3"/>
        <w:snapToGrid w:val="0"/>
        <w:spacing w:beforeLines="100" w:before="240" w:beforeAutospacing="0" w:afterLines="50" w:after="120" w:afterAutospacing="0" w:line="360" w:lineRule="auto"/>
        <w:rPr>
          <w:b w:val="0"/>
          <w:bCs w:val="0"/>
        </w:rPr>
      </w:pPr>
      <w:bookmarkStart w:id="65" w:name="_Toc200035249"/>
      <w:r>
        <w:rPr>
          <w:rFonts w:hint="eastAsia"/>
          <w:b w:val="0"/>
          <w:bCs w:val="0"/>
        </w:rPr>
        <w:t xml:space="preserve">3.3.2 </w:t>
      </w:r>
      <w:r>
        <w:rPr>
          <w:rFonts w:hint="eastAsia"/>
          <w:b w:val="0"/>
          <w:bCs w:val="0"/>
        </w:rPr>
        <w:t>技术实现</w:t>
      </w:r>
      <w:bookmarkEnd w:id="65"/>
    </w:p>
    <w:p w14:paraId="531814B5" w14:textId="77777777" w:rsidR="00575BA1" w:rsidRDefault="006C277A">
      <w:pPr>
        <w:snapToGrid w:val="0"/>
        <w:spacing w:line="360" w:lineRule="auto"/>
        <w:ind w:firstLine="482"/>
      </w:pPr>
      <w:r>
        <w:rPr>
          <w:rFonts w:hint="eastAsia"/>
        </w:rPr>
        <w:t>采用</w:t>
      </w:r>
      <w:r>
        <w:t>轻量级思维导图库</w:t>
      </w:r>
      <w:proofErr w:type="spellStart"/>
      <w:r>
        <w:rPr>
          <w:rFonts w:hint="eastAsia"/>
        </w:rPr>
        <w:t>jsmind</w:t>
      </w:r>
      <w:proofErr w:type="spellEnd"/>
      <w:r>
        <w:rPr>
          <w:rFonts w:hint="eastAsia"/>
        </w:rPr>
        <w:t>框架来作为知识图谱的可视化引擎，在启用</w:t>
      </w:r>
      <w:r>
        <w:rPr>
          <w:rFonts w:hint="eastAsia"/>
        </w:rPr>
        <w:t>draggable: true</w:t>
      </w:r>
      <w:r>
        <w:rPr>
          <w:rFonts w:hint="eastAsia"/>
        </w:rPr>
        <w:t>后，用户可按住画布空白区域拖动。</w:t>
      </w:r>
    </w:p>
    <w:p w14:paraId="44ABED3C" w14:textId="1F63CF65" w:rsidR="00575BA1" w:rsidRDefault="006C277A">
      <w:pPr>
        <w:snapToGrid w:val="0"/>
        <w:spacing w:line="360" w:lineRule="auto"/>
        <w:ind w:firstLine="482"/>
      </w:pPr>
      <w:r>
        <w:rPr>
          <w:rFonts w:hint="eastAsia"/>
        </w:rPr>
        <w:t>通过</w:t>
      </w:r>
      <w:proofErr w:type="spellStart"/>
      <w:r>
        <w:rPr>
          <w:rFonts w:hint="eastAsia"/>
        </w:rPr>
        <w:t>jmind.view.scale</w:t>
      </w:r>
      <w:proofErr w:type="spellEnd"/>
      <w:r>
        <w:rPr>
          <w:rFonts w:hint="eastAsia"/>
        </w:rPr>
        <w:t>方法动态调整缩放比例，绑定至滑块组件。</w:t>
      </w:r>
    </w:p>
    <w:p w14:paraId="77C00CAB" w14:textId="77777777" w:rsidR="00575BA1" w:rsidRDefault="006C277A">
      <w:pPr>
        <w:snapToGrid w:val="0"/>
        <w:spacing w:line="360" w:lineRule="auto"/>
        <w:ind w:firstLine="482"/>
      </w:pPr>
      <w:r>
        <w:rPr>
          <w:rFonts w:hint="eastAsia"/>
        </w:rPr>
        <w:t>通过</w:t>
      </w:r>
      <w:proofErr w:type="spellStart"/>
      <w:r>
        <w:rPr>
          <w:rFonts w:hint="eastAsia"/>
        </w:rPr>
        <w:t>bindNodeClick</w:t>
      </w:r>
      <w:proofErr w:type="spellEnd"/>
      <w:r>
        <w:rPr>
          <w:rFonts w:hint="eastAsia"/>
        </w:rPr>
        <w:t>函数绑定知识图谱中节点的点击事件，来触发弹窗与数据加载，为多</w:t>
      </w:r>
      <w:bookmarkStart w:id="66" w:name="_Hlk198421162"/>
      <w:r>
        <w:rPr>
          <w:rFonts w:hint="eastAsia"/>
        </w:rPr>
        <w:t>模态资源关联模块</w:t>
      </w:r>
      <w:bookmarkEnd w:id="66"/>
      <w:r>
        <w:rPr>
          <w:rFonts w:hint="eastAsia"/>
        </w:rPr>
        <w:t>作准备。</w:t>
      </w:r>
    </w:p>
    <w:p w14:paraId="4720B1E8" w14:textId="7DBA8653" w:rsidR="00935F29" w:rsidRDefault="003A3E4C">
      <w:pPr>
        <w:snapToGrid w:val="0"/>
        <w:spacing w:line="360" w:lineRule="auto"/>
        <w:ind w:firstLine="482"/>
      </w:pPr>
      <w:r>
        <w:rPr>
          <w:rFonts w:hint="eastAsia"/>
        </w:rPr>
        <w:lastRenderedPageBreak/>
        <w:t>还允许根据各个节点在数据库中的</w:t>
      </w:r>
      <w:r>
        <w:rPr>
          <w:rFonts w:hint="eastAsia"/>
        </w:rPr>
        <w:t>importance</w:t>
      </w:r>
      <w:r>
        <w:rPr>
          <w:rFonts w:hint="eastAsia"/>
        </w:rPr>
        <w:t>字段来动态设置节点的背景色，</w:t>
      </w:r>
      <w:r>
        <w:t>增强视觉层次</w:t>
      </w:r>
      <w:r>
        <w:rPr>
          <w:rFonts w:hint="eastAsia"/>
        </w:rPr>
        <w:t>。</w:t>
      </w:r>
    </w:p>
    <w:p w14:paraId="1EBBB26E" w14:textId="7DED1E3D" w:rsidR="00575BA1" w:rsidRDefault="00575BA1" w:rsidP="00F62956">
      <w:pPr>
        <w:snapToGrid w:val="0"/>
        <w:spacing w:line="360" w:lineRule="auto"/>
        <w:ind w:firstLine="482"/>
      </w:pPr>
      <w:r w:rsidRPr="00575BA1">
        <w:rPr>
          <w:rFonts w:hint="eastAsia"/>
        </w:rPr>
        <w:t>知识图谱可视化界面</w:t>
      </w:r>
      <w:r>
        <w:rPr>
          <w:rFonts w:hint="eastAsia"/>
        </w:rPr>
        <w:t>中所使用的主要函数如表</w:t>
      </w:r>
      <w:r>
        <w:rPr>
          <w:rFonts w:hint="eastAsia"/>
        </w:rPr>
        <w:t>3-3</w:t>
      </w:r>
      <w:r>
        <w:rPr>
          <w:rFonts w:hint="eastAsia"/>
        </w:rPr>
        <w:t>所示。</w:t>
      </w:r>
    </w:p>
    <w:p w14:paraId="4E4AD8AD" w14:textId="77777777" w:rsidR="00575BA1" w:rsidRDefault="00575BA1"/>
    <w:p w14:paraId="1FDF3063" w14:textId="3ACBADD5" w:rsidR="00935F29" w:rsidRDefault="006C277A">
      <w:pPr>
        <w:adjustRightInd w:val="0"/>
        <w:snapToGrid w:val="0"/>
        <w:jc w:val="center"/>
        <w:rPr>
          <w:b/>
          <w:bCs/>
          <w:kern w:val="0"/>
          <w:sz w:val="21"/>
          <w:szCs w:val="18"/>
        </w:rPr>
      </w:pPr>
      <w:r>
        <w:rPr>
          <w:rFonts w:hint="eastAsia"/>
          <w:b/>
          <w:bCs/>
          <w:kern w:val="0"/>
          <w:sz w:val="21"/>
          <w:szCs w:val="18"/>
        </w:rPr>
        <w:t>表</w:t>
      </w:r>
      <w:r>
        <w:rPr>
          <w:rFonts w:hint="eastAsia"/>
          <w:b/>
          <w:bCs/>
          <w:kern w:val="0"/>
          <w:sz w:val="21"/>
          <w:szCs w:val="18"/>
        </w:rPr>
        <w:t>3-</w:t>
      </w:r>
      <w:r w:rsidR="003412CA">
        <w:rPr>
          <w:rFonts w:hint="eastAsia"/>
          <w:b/>
          <w:bCs/>
          <w:kern w:val="0"/>
          <w:sz w:val="21"/>
          <w:szCs w:val="18"/>
        </w:rPr>
        <w:t>3</w:t>
      </w:r>
      <w:r>
        <w:rPr>
          <w:rFonts w:hint="eastAsia"/>
          <w:b/>
          <w:bCs/>
          <w:kern w:val="0"/>
          <w:sz w:val="21"/>
          <w:szCs w:val="18"/>
        </w:rPr>
        <w:t xml:space="preserve">  </w:t>
      </w:r>
      <w:r>
        <w:rPr>
          <w:rFonts w:hint="eastAsia"/>
          <w:b/>
          <w:bCs/>
          <w:kern w:val="0"/>
          <w:sz w:val="21"/>
          <w:szCs w:val="18"/>
        </w:rPr>
        <w:t>知识图谱可视化界面函数列表</w:t>
      </w:r>
    </w:p>
    <w:p w14:paraId="5050079A" w14:textId="73A20ECC" w:rsidR="00935F29" w:rsidRDefault="006C277A">
      <w:pPr>
        <w:adjustRightInd w:val="0"/>
        <w:snapToGrid w:val="0"/>
        <w:jc w:val="center"/>
      </w:pPr>
      <w:r>
        <w:rPr>
          <w:rFonts w:hint="eastAsia"/>
          <w:b/>
          <w:bCs/>
          <w:kern w:val="0"/>
          <w:sz w:val="21"/>
          <w:szCs w:val="18"/>
        </w:rPr>
        <w:t>Table</w:t>
      </w:r>
      <w:r>
        <w:rPr>
          <w:b/>
          <w:bCs/>
          <w:kern w:val="0"/>
          <w:sz w:val="21"/>
          <w:szCs w:val="18"/>
        </w:rPr>
        <w:t xml:space="preserve"> 3-</w:t>
      </w:r>
      <w:proofErr w:type="gramStart"/>
      <w:r w:rsidR="003412CA">
        <w:rPr>
          <w:rFonts w:hint="eastAsia"/>
          <w:b/>
          <w:bCs/>
          <w:kern w:val="0"/>
          <w:sz w:val="21"/>
          <w:szCs w:val="18"/>
        </w:rPr>
        <w:t>3</w:t>
      </w:r>
      <w:r>
        <w:rPr>
          <w:b/>
          <w:bCs/>
          <w:kern w:val="0"/>
          <w:sz w:val="21"/>
          <w:szCs w:val="18"/>
        </w:rPr>
        <w:t xml:space="preserve"> </w:t>
      </w:r>
      <w:r>
        <w:rPr>
          <w:rFonts w:hint="eastAsia"/>
          <w:b/>
          <w:bCs/>
          <w:kern w:val="0"/>
          <w:sz w:val="21"/>
          <w:szCs w:val="18"/>
        </w:rPr>
        <w:t xml:space="preserve"> </w:t>
      </w:r>
      <w:r>
        <w:rPr>
          <w:b/>
          <w:bCs/>
          <w:kern w:val="0"/>
          <w:sz w:val="21"/>
          <w:szCs w:val="18"/>
        </w:rPr>
        <w:t>List</w:t>
      </w:r>
      <w:proofErr w:type="gramEnd"/>
      <w:r>
        <w:rPr>
          <w:b/>
          <w:bCs/>
          <w:kern w:val="0"/>
          <w:sz w:val="21"/>
          <w:szCs w:val="18"/>
        </w:rPr>
        <w:t xml:space="preserve"> of Functions for Knowledge Graph Visualization Interface</w:t>
      </w:r>
    </w:p>
    <w:tbl>
      <w:tblPr>
        <w:tblW w:w="9026" w:type="dxa"/>
        <w:jc w:val="center"/>
        <w:tblLook w:val="04A0" w:firstRow="1" w:lastRow="0" w:firstColumn="1" w:lastColumn="0" w:noHBand="0" w:noVBand="1"/>
      </w:tblPr>
      <w:tblGrid>
        <w:gridCol w:w="1699"/>
        <w:gridCol w:w="2400"/>
        <w:gridCol w:w="2502"/>
        <w:gridCol w:w="2425"/>
      </w:tblGrid>
      <w:tr w:rsidR="004C170D" w14:paraId="425A6BB1" w14:textId="71EFAAEC" w:rsidTr="002050F0">
        <w:trPr>
          <w:trHeight w:val="476"/>
          <w:jc w:val="center"/>
        </w:trPr>
        <w:tc>
          <w:tcPr>
            <w:tcW w:w="1699" w:type="dxa"/>
            <w:tcBorders>
              <w:top w:val="single" w:sz="12" w:space="0" w:color="auto"/>
              <w:bottom w:val="single" w:sz="4" w:space="0" w:color="auto"/>
            </w:tcBorders>
            <w:vAlign w:val="center"/>
          </w:tcPr>
          <w:p w14:paraId="29407D48" w14:textId="77777777" w:rsidR="004C170D" w:rsidRDefault="004C170D" w:rsidP="004C170D">
            <w:pPr>
              <w:autoSpaceDE w:val="0"/>
              <w:autoSpaceDN w:val="0"/>
              <w:adjustRightInd w:val="0"/>
              <w:snapToGrid w:val="0"/>
              <w:spacing w:before="60" w:after="60" w:line="240" w:lineRule="auto"/>
              <w:jc w:val="center"/>
              <w:rPr>
                <w:sz w:val="21"/>
                <w:szCs w:val="18"/>
              </w:rPr>
            </w:pPr>
            <w:r>
              <w:rPr>
                <w:rFonts w:hint="eastAsia"/>
                <w:sz w:val="21"/>
                <w:szCs w:val="18"/>
              </w:rPr>
              <w:t>函数名</w:t>
            </w:r>
          </w:p>
        </w:tc>
        <w:tc>
          <w:tcPr>
            <w:tcW w:w="2400" w:type="dxa"/>
            <w:tcBorders>
              <w:top w:val="single" w:sz="12" w:space="0" w:color="auto"/>
              <w:bottom w:val="single" w:sz="4" w:space="0" w:color="auto"/>
            </w:tcBorders>
            <w:vAlign w:val="center"/>
          </w:tcPr>
          <w:p w14:paraId="2A1300EF" w14:textId="77777777" w:rsidR="004C170D" w:rsidRDefault="004C170D" w:rsidP="004C170D">
            <w:pPr>
              <w:autoSpaceDE w:val="0"/>
              <w:autoSpaceDN w:val="0"/>
              <w:adjustRightInd w:val="0"/>
              <w:snapToGrid w:val="0"/>
              <w:spacing w:before="60" w:after="60" w:line="240" w:lineRule="auto"/>
              <w:ind w:left="-51"/>
              <w:jc w:val="center"/>
              <w:rPr>
                <w:sz w:val="21"/>
                <w:szCs w:val="18"/>
              </w:rPr>
            </w:pPr>
            <w:r>
              <w:rPr>
                <w:rFonts w:hint="eastAsia"/>
                <w:sz w:val="21"/>
                <w:szCs w:val="18"/>
              </w:rPr>
              <w:t>参数</w:t>
            </w:r>
          </w:p>
        </w:tc>
        <w:tc>
          <w:tcPr>
            <w:tcW w:w="2502" w:type="dxa"/>
            <w:tcBorders>
              <w:top w:val="single" w:sz="12" w:space="0" w:color="auto"/>
              <w:bottom w:val="single" w:sz="4" w:space="0" w:color="auto"/>
            </w:tcBorders>
            <w:vAlign w:val="center"/>
          </w:tcPr>
          <w:p w14:paraId="36179922" w14:textId="3412533A" w:rsidR="004C170D" w:rsidRDefault="004C170D" w:rsidP="004C170D">
            <w:pPr>
              <w:autoSpaceDE w:val="0"/>
              <w:autoSpaceDN w:val="0"/>
              <w:adjustRightInd w:val="0"/>
              <w:snapToGrid w:val="0"/>
              <w:spacing w:before="60" w:after="60" w:line="240" w:lineRule="auto"/>
              <w:ind w:left="-51"/>
              <w:jc w:val="center"/>
              <w:rPr>
                <w:sz w:val="21"/>
                <w:szCs w:val="18"/>
              </w:rPr>
            </w:pPr>
            <w:r>
              <w:rPr>
                <w:rFonts w:hint="eastAsia"/>
                <w:sz w:val="21"/>
                <w:szCs w:val="18"/>
              </w:rPr>
              <w:t>函数参数说明</w:t>
            </w:r>
          </w:p>
        </w:tc>
        <w:tc>
          <w:tcPr>
            <w:tcW w:w="2425" w:type="dxa"/>
            <w:tcBorders>
              <w:top w:val="single" w:sz="12" w:space="0" w:color="auto"/>
              <w:bottom w:val="single" w:sz="4" w:space="0" w:color="auto"/>
            </w:tcBorders>
            <w:vAlign w:val="center"/>
          </w:tcPr>
          <w:p w14:paraId="6CCAEF24" w14:textId="36CFE978" w:rsidR="004C170D" w:rsidRDefault="00AB606E" w:rsidP="004C170D">
            <w:pPr>
              <w:autoSpaceDE w:val="0"/>
              <w:autoSpaceDN w:val="0"/>
              <w:adjustRightInd w:val="0"/>
              <w:snapToGrid w:val="0"/>
              <w:spacing w:before="60" w:after="60" w:line="240" w:lineRule="auto"/>
              <w:ind w:left="-51"/>
              <w:jc w:val="center"/>
              <w:rPr>
                <w:sz w:val="21"/>
                <w:szCs w:val="18"/>
              </w:rPr>
            </w:pPr>
            <w:r>
              <w:rPr>
                <w:rFonts w:hint="eastAsia"/>
                <w:sz w:val="21"/>
                <w:szCs w:val="18"/>
              </w:rPr>
              <w:t>函数</w:t>
            </w:r>
            <w:r w:rsidR="004C170D">
              <w:rPr>
                <w:rFonts w:hint="eastAsia"/>
                <w:sz w:val="21"/>
                <w:szCs w:val="18"/>
              </w:rPr>
              <w:t>说明</w:t>
            </w:r>
          </w:p>
        </w:tc>
      </w:tr>
      <w:tr w:rsidR="004C170D" w14:paraId="4EACA448" w14:textId="61D8130B" w:rsidTr="002050F0">
        <w:trPr>
          <w:trHeight w:val="702"/>
          <w:jc w:val="center"/>
        </w:trPr>
        <w:tc>
          <w:tcPr>
            <w:tcW w:w="1699" w:type="dxa"/>
            <w:tcBorders>
              <w:top w:val="single" w:sz="4" w:space="0" w:color="auto"/>
            </w:tcBorders>
            <w:vAlign w:val="center"/>
          </w:tcPr>
          <w:p w14:paraId="21E243F0" w14:textId="77777777" w:rsidR="004C170D" w:rsidRPr="00BB552B" w:rsidRDefault="004C170D" w:rsidP="004C170D">
            <w:pPr>
              <w:autoSpaceDE w:val="0"/>
              <w:autoSpaceDN w:val="0"/>
              <w:adjustRightInd w:val="0"/>
              <w:snapToGrid w:val="0"/>
              <w:spacing w:before="60" w:after="60" w:line="240" w:lineRule="auto"/>
              <w:jc w:val="center"/>
              <w:rPr>
                <w:sz w:val="21"/>
                <w:szCs w:val="18"/>
              </w:rPr>
            </w:pPr>
            <w:proofErr w:type="spellStart"/>
            <w:r w:rsidRPr="00BB552B">
              <w:rPr>
                <w:sz w:val="21"/>
                <w:szCs w:val="18"/>
              </w:rPr>
              <w:t>bindNodeEvents</w:t>
            </w:r>
            <w:proofErr w:type="spellEnd"/>
          </w:p>
        </w:tc>
        <w:tc>
          <w:tcPr>
            <w:tcW w:w="2400" w:type="dxa"/>
            <w:tcBorders>
              <w:top w:val="single" w:sz="4" w:space="0" w:color="auto"/>
            </w:tcBorders>
            <w:vAlign w:val="center"/>
          </w:tcPr>
          <w:p w14:paraId="0055117A" w14:textId="77777777" w:rsidR="004C170D" w:rsidRDefault="004C170D" w:rsidP="004C170D">
            <w:pPr>
              <w:autoSpaceDE w:val="0"/>
              <w:autoSpaceDN w:val="0"/>
              <w:adjustRightInd w:val="0"/>
              <w:snapToGrid w:val="0"/>
              <w:spacing w:before="60" w:after="60" w:line="240" w:lineRule="auto"/>
              <w:ind w:left="-51"/>
              <w:jc w:val="center"/>
              <w:rPr>
                <w:sz w:val="21"/>
                <w:szCs w:val="18"/>
              </w:rPr>
            </w:pPr>
            <w:r>
              <w:rPr>
                <w:rFonts w:hint="eastAsia"/>
                <w:sz w:val="21"/>
                <w:szCs w:val="18"/>
              </w:rPr>
              <w:t>无</w:t>
            </w:r>
          </w:p>
        </w:tc>
        <w:tc>
          <w:tcPr>
            <w:tcW w:w="2502" w:type="dxa"/>
            <w:tcBorders>
              <w:top w:val="single" w:sz="4" w:space="0" w:color="auto"/>
            </w:tcBorders>
            <w:vAlign w:val="center"/>
          </w:tcPr>
          <w:p w14:paraId="5A8C2D24" w14:textId="34039FC8" w:rsidR="004C170D" w:rsidRDefault="004C170D" w:rsidP="004C170D">
            <w:pPr>
              <w:autoSpaceDE w:val="0"/>
              <w:autoSpaceDN w:val="0"/>
              <w:adjustRightInd w:val="0"/>
              <w:snapToGrid w:val="0"/>
              <w:spacing w:before="60" w:after="60" w:line="240" w:lineRule="auto"/>
              <w:ind w:left="-51"/>
              <w:jc w:val="center"/>
              <w:rPr>
                <w:sz w:val="21"/>
                <w:szCs w:val="18"/>
              </w:rPr>
            </w:pPr>
            <w:r>
              <w:rPr>
                <w:rFonts w:hint="eastAsia"/>
                <w:sz w:val="21"/>
                <w:szCs w:val="18"/>
              </w:rPr>
              <w:t>无</w:t>
            </w:r>
          </w:p>
        </w:tc>
        <w:tc>
          <w:tcPr>
            <w:tcW w:w="2425" w:type="dxa"/>
            <w:tcBorders>
              <w:top w:val="single" w:sz="4" w:space="0" w:color="auto"/>
            </w:tcBorders>
            <w:vAlign w:val="center"/>
          </w:tcPr>
          <w:p w14:paraId="3950C221" w14:textId="215D362D" w:rsidR="004C170D" w:rsidRDefault="004C170D" w:rsidP="004C170D">
            <w:pPr>
              <w:autoSpaceDE w:val="0"/>
              <w:autoSpaceDN w:val="0"/>
              <w:adjustRightInd w:val="0"/>
              <w:snapToGrid w:val="0"/>
              <w:spacing w:before="60" w:after="60" w:line="240" w:lineRule="auto"/>
              <w:ind w:left="-51"/>
              <w:jc w:val="center"/>
              <w:rPr>
                <w:sz w:val="21"/>
                <w:szCs w:val="18"/>
              </w:rPr>
            </w:pPr>
            <w:r>
              <w:rPr>
                <w:rFonts w:hint="eastAsia"/>
                <w:sz w:val="21"/>
                <w:szCs w:val="18"/>
              </w:rPr>
              <w:t>事件绑定函数</w:t>
            </w:r>
          </w:p>
        </w:tc>
      </w:tr>
      <w:tr w:rsidR="004C170D" w14:paraId="0622D95F" w14:textId="1F0F6DDA" w:rsidTr="002050F0">
        <w:trPr>
          <w:trHeight w:val="410"/>
          <w:jc w:val="center"/>
        </w:trPr>
        <w:tc>
          <w:tcPr>
            <w:tcW w:w="1699" w:type="dxa"/>
            <w:tcBorders>
              <w:bottom w:val="single" w:sz="12" w:space="0" w:color="auto"/>
            </w:tcBorders>
            <w:vAlign w:val="center"/>
          </w:tcPr>
          <w:p w14:paraId="50273D17" w14:textId="77777777" w:rsidR="004C170D" w:rsidRPr="00BB552B" w:rsidRDefault="004C170D" w:rsidP="004C170D">
            <w:pPr>
              <w:autoSpaceDE w:val="0"/>
              <w:autoSpaceDN w:val="0"/>
              <w:adjustRightInd w:val="0"/>
              <w:snapToGrid w:val="0"/>
              <w:spacing w:before="60" w:after="60" w:line="240" w:lineRule="auto"/>
              <w:jc w:val="center"/>
              <w:rPr>
                <w:sz w:val="21"/>
                <w:szCs w:val="18"/>
              </w:rPr>
            </w:pPr>
            <w:proofErr w:type="spellStart"/>
            <w:r w:rsidRPr="00BB552B">
              <w:rPr>
                <w:sz w:val="21"/>
                <w:szCs w:val="18"/>
              </w:rPr>
              <w:t>bindNodeClick</w:t>
            </w:r>
            <w:proofErr w:type="spellEnd"/>
          </w:p>
        </w:tc>
        <w:tc>
          <w:tcPr>
            <w:tcW w:w="2400" w:type="dxa"/>
            <w:tcBorders>
              <w:bottom w:val="single" w:sz="12" w:space="0" w:color="auto"/>
            </w:tcBorders>
            <w:vAlign w:val="center"/>
          </w:tcPr>
          <w:p w14:paraId="0C5F7A85" w14:textId="77777777" w:rsidR="004C170D" w:rsidRDefault="004C170D" w:rsidP="004C170D">
            <w:pPr>
              <w:autoSpaceDE w:val="0"/>
              <w:autoSpaceDN w:val="0"/>
              <w:adjustRightInd w:val="0"/>
              <w:snapToGrid w:val="0"/>
              <w:spacing w:before="60" w:after="60" w:line="240" w:lineRule="auto"/>
              <w:jc w:val="center"/>
              <w:rPr>
                <w:sz w:val="21"/>
                <w:szCs w:val="18"/>
              </w:rPr>
            </w:pPr>
            <w:proofErr w:type="spellStart"/>
            <w:r>
              <w:rPr>
                <w:sz w:val="21"/>
                <w:szCs w:val="18"/>
              </w:rPr>
              <w:t>nodeId</w:t>
            </w:r>
            <w:proofErr w:type="spellEnd"/>
          </w:p>
        </w:tc>
        <w:tc>
          <w:tcPr>
            <w:tcW w:w="2502" w:type="dxa"/>
            <w:tcBorders>
              <w:bottom w:val="single" w:sz="12" w:space="0" w:color="auto"/>
            </w:tcBorders>
            <w:vAlign w:val="center"/>
          </w:tcPr>
          <w:p w14:paraId="45EBE7A7" w14:textId="0A158910" w:rsidR="004C170D" w:rsidRDefault="004C170D" w:rsidP="004C170D">
            <w:pPr>
              <w:autoSpaceDE w:val="0"/>
              <w:autoSpaceDN w:val="0"/>
              <w:adjustRightInd w:val="0"/>
              <w:snapToGrid w:val="0"/>
              <w:spacing w:before="60" w:after="60" w:line="240" w:lineRule="auto"/>
              <w:jc w:val="center"/>
              <w:rPr>
                <w:sz w:val="21"/>
                <w:szCs w:val="18"/>
              </w:rPr>
            </w:pPr>
            <w:r>
              <w:rPr>
                <w:rFonts w:hint="eastAsia"/>
                <w:sz w:val="21"/>
                <w:szCs w:val="18"/>
              </w:rPr>
              <w:t>节点</w:t>
            </w:r>
            <w:r>
              <w:rPr>
                <w:rFonts w:hint="eastAsia"/>
                <w:sz w:val="21"/>
                <w:szCs w:val="18"/>
              </w:rPr>
              <w:t>id</w:t>
            </w:r>
          </w:p>
        </w:tc>
        <w:tc>
          <w:tcPr>
            <w:tcW w:w="2425" w:type="dxa"/>
            <w:tcBorders>
              <w:bottom w:val="single" w:sz="12" w:space="0" w:color="auto"/>
            </w:tcBorders>
            <w:vAlign w:val="center"/>
          </w:tcPr>
          <w:p w14:paraId="72538897" w14:textId="0FF41599" w:rsidR="004C170D" w:rsidRDefault="004C170D" w:rsidP="004C170D">
            <w:pPr>
              <w:autoSpaceDE w:val="0"/>
              <w:autoSpaceDN w:val="0"/>
              <w:adjustRightInd w:val="0"/>
              <w:snapToGrid w:val="0"/>
              <w:spacing w:before="60" w:after="60" w:line="240" w:lineRule="auto"/>
              <w:jc w:val="center"/>
              <w:rPr>
                <w:sz w:val="21"/>
                <w:szCs w:val="18"/>
              </w:rPr>
            </w:pPr>
            <w:r>
              <w:rPr>
                <w:rFonts w:hint="eastAsia"/>
                <w:sz w:val="21"/>
                <w:szCs w:val="18"/>
              </w:rPr>
              <w:t>鼠标单击事件绑定</w:t>
            </w:r>
          </w:p>
        </w:tc>
      </w:tr>
    </w:tbl>
    <w:p w14:paraId="11AA6796" w14:textId="77777777" w:rsidR="00935F29" w:rsidRDefault="00935F29" w:rsidP="00A94F68">
      <w:pPr>
        <w:snapToGrid w:val="0"/>
        <w:spacing w:line="360" w:lineRule="auto"/>
        <w:ind w:firstLine="482"/>
        <w:jc w:val="center"/>
      </w:pPr>
    </w:p>
    <w:p w14:paraId="2ED564F5" w14:textId="77777777" w:rsidR="00935F29" w:rsidRDefault="006C277A">
      <w:pPr>
        <w:pStyle w:val="2"/>
        <w:snapToGrid w:val="0"/>
        <w:spacing w:beforeLines="100" w:before="240" w:beforeAutospacing="0" w:afterLines="50" w:after="120" w:afterAutospacing="0" w:line="360" w:lineRule="auto"/>
        <w:rPr>
          <w:rFonts w:ascii="Times New Roman" w:hAnsi="Times New Roman"/>
          <w:b w:val="0"/>
          <w:bCs w:val="0"/>
        </w:rPr>
      </w:pPr>
      <w:bookmarkStart w:id="67" w:name="_Toc200035250"/>
      <w:r>
        <w:rPr>
          <w:rStyle w:val="2Char"/>
          <w:rFonts w:ascii="Times New Roman" w:hAnsi="Times New Roman" w:hint="eastAsia"/>
          <w:sz w:val="28"/>
        </w:rPr>
        <w:t>3</w:t>
      </w:r>
      <w:r>
        <w:rPr>
          <w:rStyle w:val="2Char"/>
          <w:rFonts w:ascii="Times New Roman" w:hAnsi="Times New Roman"/>
          <w:sz w:val="28"/>
        </w:rPr>
        <w:t>.</w:t>
      </w:r>
      <w:r>
        <w:rPr>
          <w:rStyle w:val="2Char"/>
          <w:rFonts w:ascii="Times New Roman" w:hAnsi="Times New Roman" w:hint="eastAsia"/>
          <w:sz w:val="28"/>
        </w:rPr>
        <w:t>4</w:t>
      </w:r>
      <w:r>
        <w:rPr>
          <w:rStyle w:val="2Char"/>
          <w:rFonts w:ascii="Times New Roman" w:hAnsi="Times New Roman"/>
          <w:sz w:val="28"/>
        </w:rPr>
        <w:t xml:space="preserve"> </w:t>
      </w:r>
      <w:bookmarkStart w:id="68" w:name="_Hlk198568178"/>
      <w:r>
        <w:rPr>
          <w:rStyle w:val="2Char"/>
          <w:rFonts w:ascii="Times New Roman" w:hAnsi="Times New Roman" w:hint="eastAsia"/>
          <w:sz w:val="28"/>
        </w:rPr>
        <w:t>多</w:t>
      </w:r>
      <w:r>
        <w:rPr>
          <w:rFonts w:ascii="Times New Roman" w:hAnsi="Times New Roman" w:hint="eastAsia"/>
          <w:b w:val="0"/>
          <w:bCs w:val="0"/>
        </w:rPr>
        <w:t>模态资源关联模块</w:t>
      </w:r>
      <w:bookmarkEnd w:id="67"/>
      <w:bookmarkEnd w:id="68"/>
    </w:p>
    <w:p w14:paraId="16FC64B1" w14:textId="16800C02" w:rsidR="00935F29" w:rsidRDefault="006C277A">
      <w:pPr>
        <w:snapToGrid w:val="0"/>
        <w:spacing w:line="360" w:lineRule="auto"/>
        <w:ind w:firstLine="482"/>
      </w:pPr>
      <w:r>
        <w:t>多模态资源关联模块是本系统的核心功能之一，通过节点</w:t>
      </w:r>
      <w:r>
        <w:rPr>
          <w:rFonts w:hint="eastAsia"/>
        </w:rPr>
        <w:t>弹框</w:t>
      </w:r>
      <w:r>
        <w:t>实现知识点与文本、视频、文件等教学资源的动态绑定与管理。</w:t>
      </w:r>
      <w:r w:rsidR="003412CA">
        <w:rPr>
          <w:rFonts w:hint="eastAsia"/>
        </w:rPr>
        <w:t>具备的功能如图</w:t>
      </w:r>
      <w:r w:rsidR="003412CA">
        <w:rPr>
          <w:rFonts w:hint="eastAsia"/>
        </w:rPr>
        <w:t>3-6</w:t>
      </w:r>
      <w:r w:rsidR="003412CA">
        <w:rPr>
          <w:rFonts w:hint="eastAsia"/>
        </w:rPr>
        <w:t>所示。</w:t>
      </w:r>
    </w:p>
    <w:p w14:paraId="6D9FA078" w14:textId="0D0065D0"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3C08330C" wp14:editId="66BCBFC1">
            <wp:extent cx="5493107" cy="2292350"/>
            <wp:effectExtent l="0" t="0" r="0" b="0"/>
            <wp:docPr id="19034560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56073" name="图片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518338" cy="2302879"/>
                    </a:xfrm>
                    <a:prstGeom prst="rect">
                      <a:avLst/>
                    </a:prstGeom>
                    <a:noFill/>
                    <a:ln>
                      <a:noFill/>
                    </a:ln>
                  </pic:spPr>
                </pic:pic>
              </a:graphicData>
            </a:graphic>
          </wp:inline>
        </w:drawing>
      </w:r>
    </w:p>
    <w:p w14:paraId="1FDC0445" w14:textId="0CAE1741"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3-</w:t>
      </w:r>
      <w:r w:rsidR="000C66F8">
        <w:rPr>
          <w:rFonts w:hint="eastAsia"/>
          <w:b/>
          <w:bCs/>
          <w:kern w:val="0"/>
          <w:sz w:val="21"/>
          <w:szCs w:val="18"/>
        </w:rPr>
        <w:t>8</w:t>
      </w:r>
      <w:r>
        <w:rPr>
          <w:rFonts w:hint="eastAsia"/>
          <w:b/>
          <w:bCs/>
          <w:kern w:val="0"/>
          <w:sz w:val="21"/>
          <w:szCs w:val="18"/>
        </w:rPr>
        <w:t xml:space="preserve">  </w:t>
      </w:r>
      <w:r>
        <w:rPr>
          <w:rFonts w:hint="eastAsia"/>
          <w:b/>
          <w:bCs/>
          <w:kern w:val="0"/>
          <w:sz w:val="21"/>
          <w:szCs w:val="18"/>
        </w:rPr>
        <w:t>多模态资源关联模块功能展示</w:t>
      </w:r>
    </w:p>
    <w:p w14:paraId="5F14E1F0" w14:textId="0DBECD4B" w:rsidR="00935F29" w:rsidRDefault="006C277A">
      <w:pPr>
        <w:adjustRightInd w:val="0"/>
        <w:snapToGrid w:val="0"/>
        <w:jc w:val="center"/>
        <w:rPr>
          <w:b/>
          <w:bCs/>
          <w:kern w:val="0"/>
          <w:sz w:val="21"/>
          <w:szCs w:val="18"/>
        </w:rPr>
      </w:pPr>
      <w:r>
        <w:rPr>
          <w:b/>
          <w:bCs/>
          <w:kern w:val="0"/>
          <w:sz w:val="21"/>
          <w:szCs w:val="18"/>
        </w:rPr>
        <w:t>Figure 3-</w:t>
      </w:r>
      <w:proofErr w:type="gramStart"/>
      <w:r w:rsidR="000C66F8">
        <w:rPr>
          <w:rFonts w:hint="eastAsia"/>
          <w:b/>
          <w:bCs/>
          <w:kern w:val="0"/>
          <w:sz w:val="21"/>
          <w:szCs w:val="18"/>
        </w:rPr>
        <w:t>8</w:t>
      </w:r>
      <w:r>
        <w:rPr>
          <w:rFonts w:hint="eastAsia"/>
          <w:b/>
          <w:bCs/>
          <w:kern w:val="0"/>
          <w:sz w:val="21"/>
          <w:szCs w:val="18"/>
        </w:rPr>
        <w:t xml:space="preserve"> </w:t>
      </w:r>
      <w:r>
        <w:rPr>
          <w:b/>
          <w:bCs/>
          <w:kern w:val="0"/>
          <w:sz w:val="21"/>
          <w:szCs w:val="18"/>
        </w:rPr>
        <w:t xml:space="preserve"> Function</w:t>
      </w:r>
      <w:proofErr w:type="gramEnd"/>
      <w:r>
        <w:rPr>
          <w:b/>
          <w:bCs/>
          <w:kern w:val="0"/>
          <w:sz w:val="21"/>
          <w:szCs w:val="18"/>
        </w:rPr>
        <w:t xml:space="preserve"> display of multimodal resource association module</w:t>
      </w:r>
    </w:p>
    <w:p w14:paraId="4C660C27" w14:textId="77777777" w:rsidR="00935F29" w:rsidRDefault="00935F29">
      <w:pPr>
        <w:adjustRightInd w:val="0"/>
        <w:snapToGrid w:val="0"/>
        <w:jc w:val="center"/>
        <w:rPr>
          <w:b/>
          <w:bCs/>
          <w:kern w:val="0"/>
          <w:sz w:val="21"/>
          <w:szCs w:val="18"/>
        </w:rPr>
      </w:pPr>
    </w:p>
    <w:p w14:paraId="17CC0015" w14:textId="678DC37D" w:rsidR="00935F29" w:rsidRDefault="006C277A">
      <w:pPr>
        <w:pStyle w:val="3"/>
        <w:snapToGrid w:val="0"/>
        <w:spacing w:beforeLines="100" w:before="240" w:beforeAutospacing="0" w:afterLines="50" w:after="120" w:afterAutospacing="0" w:line="360" w:lineRule="auto"/>
        <w:rPr>
          <w:b w:val="0"/>
          <w:bCs w:val="0"/>
        </w:rPr>
      </w:pPr>
      <w:bookmarkStart w:id="69" w:name="_Toc200035251"/>
      <w:r>
        <w:rPr>
          <w:rFonts w:hint="eastAsia"/>
          <w:b w:val="0"/>
          <w:bCs w:val="0"/>
        </w:rPr>
        <w:t xml:space="preserve">3.4.1 </w:t>
      </w:r>
      <w:r>
        <w:rPr>
          <w:rFonts w:hint="eastAsia"/>
          <w:b w:val="0"/>
          <w:bCs w:val="0"/>
        </w:rPr>
        <w:t>功能设计</w:t>
      </w:r>
      <w:bookmarkEnd w:id="69"/>
    </w:p>
    <w:p w14:paraId="39DEAE66" w14:textId="7737D046" w:rsidR="00935F29" w:rsidRDefault="006C277A">
      <w:pPr>
        <w:snapToGrid w:val="0"/>
        <w:spacing w:line="360" w:lineRule="auto"/>
        <w:ind w:firstLine="482"/>
      </w:pPr>
      <w:r>
        <w:rPr>
          <w:rFonts w:hint="eastAsia"/>
        </w:rPr>
        <w:t>在节点的内容框中</w:t>
      </w:r>
      <w:r>
        <w:t>支持</w:t>
      </w:r>
      <w:r>
        <w:t>Markdown</w:t>
      </w:r>
      <w:r>
        <w:t>与</w:t>
      </w:r>
      <w:r>
        <w:t>HTML</w:t>
      </w:r>
      <w:r>
        <w:t>混合编辑，实时预览图文内容；</w:t>
      </w:r>
      <w:r>
        <w:rPr>
          <w:rFonts w:hint="eastAsia"/>
        </w:rPr>
        <w:t>并且</w:t>
      </w:r>
      <w:r>
        <w:t>内容修改后通过防抖机制</w:t>
      </w:r>
      <w:r>
        <w:rPr>
          <w:rFonts w:hint="eastAsia"/>
        </w:rPr>
        <w:t>，</w:t>
      </w:r>
      <w:r>
        <w:t>300ms</w:t>
      </w:r>
      <w:r>
        <w:t>延迟</w:t>
      </w:r>
      <w:r>
        <w:rPr>
          <w:rFonts w:hint="eastAsia"/>
        </w:rPr>
        <w:t>，</w:t>
      </w:r>
      <w:r>
        <w:t>自动</w:t>
      </w:r>
      <w:r>
        <w:rPr>
          <w:rFonts w:hint="eastAsia"/>
        </w:rPr>
        <w:t>将数据</w:t>
      </w:r>
      <w:r>
        <w:t>保存至</w:t>
      </w:r>
      <w:r>
        <w:rPr>
          <w:rFonts w:hint="eastAsia"/>
        </w:rPr>
        <w:t>对应节点的</w:t>
      </w:r>
      <w:r>
        <w:rPr>
          <w:rFonts w:hint="eastAsia"/>
        </w:rPr>
        <w:t>html</w:t>
      </w:r>
      <w:r>
        <w:rPr>
          <w:rFonts w:hint="eastAsia"/>
        </w:rPr>
        <w:t>文件中</w:t>
      </w:r>
      <w:r>
        <w:t>；</w:t>
      </w:r>
      <w:r>
        <w:rPr>
          <w:rFonts w:hint="eastAsia"/>
        </w:rPr>
        <w:t>同时也提供了显式保存按钮</w:t>
      </w:r>
      <w:r w:rsidR="005A1911" w:rsidRPr="005A1911">
        <w:rPr>
          <w:rFonts w:hint="eastAsia"/>
        </w:rPr>
        <w:t>提供手动保存方式</w:t>
      </w:r>
      <w:r>
        <w:rPr>
          <w:rFonts w:hint="eastAsia"/>
        </w:rPr>
        <w:t>。</w:t>
      </w:r>
    </w:p>
    <w:p w14:paraId="742C0825" w14:textId="449183ED"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lastRenderedPageBreak/>
        <w:drawing>
          <wp:inline distT="0" distB="0" distL="0" distR="0" wp14:anchorId="4CFB2D6E" wp14:editId="3CA2202B">
            <wp:extent cx="3390900" cy="2225512"/>
            <wp:effectExtent l="0" t="0" r="0" b="3810"/>
            <wp:docPr id="10767006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00637" name="图片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41807" cy="2258923"/>
                    </a:xfrm>
                    <a:prstGeom prst="rect">
                      <a:avLst/>
                    </a:prstGeom>
                    <a:noFill/>
                    <a:ln>
                      <a:noFill/>
                    </a:ln>
                  </pic:spPr>
                </pic:pic>
              </a:graphicData>
            </a:graphic>
          </wp:inline>
        </w:drawing>
      </w:r>
    </w:p>
    <w:p w14:paraId="5841681B" w14:textId="6BD65DF5"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3-</w:t>
      </w:r>
      <w:r w:rsidR="000C66F8">
        <w:rPr>
          <w:rFonts w:hint="eastAsia"/>
          <w:b/>
          <w:bCs/>
          <w:kern w:val="0"/>
          <w:sz w:val="21"/>
          <w:szCs w:val="18"/>
        </w:rPr>
        <w:t>9</w:t>
      </w:r>
      <w:r>
        <w:rPr>
          <w:rFonts w:hint="eastAsia"/>
          <w:b/>
          <w:bCs/>
          <w:kern w:val="0"/>
          <w:sz w:val="21"/>
          <w:szCs w:val="18"/>
        </w:rPr>
        <w:t xml:space="preserve">  </w:t>
      </w:r>
      <w:r>
        <w:rPr>
          <w:rFonts w:hint="eastAsia"/>
          <w:b/>
          <w:bCs/>
          <w:kern w:val="0"/>
          <w:sz w:val="21"/>
          <w:szCs w:val="18"/>
        </w:rPr>
        <w:t>文件视图流程展示</w:t>
      </w:r>
    </w:p>
    <w:p w14:paraId="20EC3ADD" w14:textId="19DF6430" w:rsidR="00935F29" w:rsidRDefault="006C277A">
      <w:pPr>
        <w:adjustRightInd w:val="0"/>
        <w:snapToGrid w:val="0"/>
        <w:jc w:val="center"/>
        <w:rPr>
          <w:b/>
          <w:bCs/>
          <w:kern w:val="0"/>
          <w:sz w:val="21"/>
          <w:szCs w:val="18"/>
        </w:rPr>
      </w:pPr>
      <w:r>
        <w:rPr>
          <w:b/>
          <w:bCs/>
          <w:kern w:val="0"/>
          <w:sz w:val="21"/>
          <w:szCs w:val="18"/>
        </w:rPr>
        <w:t>Figure 3-</w:t>
      </w:r>
      <w:proofErr w:type="gramStart"/>
      <w:r w:rsidR="000C66F8">
        <w:rPr>
          <w:rFonts w:hint="eastAsia"/>
          <w:b/>
          <w:bCs/>
          <w:kern w:val="0"/>
          <w:sz w:val="21"/>
          <w:szCs w:val="18"/>
        </w:rPr>
        <w:t>9</w:t>
      </w:r>
      <w:r>
        <w:rPr>
          <w:b/>
          <w:bCs/>
          <w:kern w:val="0"/>
          <w:sz w:val="21"/>
          <w:szCs w:val="18"/>
        </w:rPr>
        <w:t xml:space="preserve"> </w:t>
      </w:r>
      <w:r>
        <w:rPr>
          <w:rFonts w:hint="eastAsia"/>
          <w:b/>
          <w:bCs/>
          <w:kern w:val="0"/>
          <w:sz w:val="21"/>
          <w:szCs w:val="18"/>
        </w:rPr>
        <w:t xml:space="preserve"> </w:t>
      </w:r>
      <w:r>
        <w:rPr>
          <w:b/>
          <w:bCs/>
          <w:kern w:val="0"/>
          <w:sz w:val="21"/>
          <w:szCs w:val="18"/>
        </w:rPr>
        <w:t>Document</w:t>
      </w:r>
      <w:proofErr w:type="gramEnd"/>
      <w:r>
        <w:rPr>
          <w:b/>
          <w:bCs/>
          <w:kern w:val="0"/>
          <w:sz w:val="21"/>
          <w:szCs w:val="18"/>
        </w:rPr>
        <w:t xml:space="preserve"> View Process Display</w:t>
      </w:r>
    </w:p>
    <w:p w14:paraId="38340B9C" w14:textId="77777777" w:rsidR="00935F29" w:rsidRDefault="00935F29">
      <w:pPr>
        <w:adjustRightInd w:val="0"/>
        <w:snapToGrid w:val="0"/>
        <w:jc w:val="center"/>
        <w:rPr>
          <w:b/>
          <w:bCs/>
          <w:kern w:val="0"/>
          <w:sz w:val="21"/>
          <w:szCs w:val="18"/>
        </w:rPr>
      </w:pPr>
    </w:p>
    <w:p w14:paraId="4A602E1B" w14:textId="6D955D7E" w:rsidR="00935F29" w:rsidRDefault="003412CA">
      <w:pPr>
        <w:snapToGrid w:val="0"/>
        <w:spacing w:line="360" w:lineRule="auto"/>
        <w:ind w:firstLine="482"/>
      </w:pPr>
      <w:r>
        <w:rPr>
          <w:rFonts w:hint="eastAsia"/>
        </w:rPr>
        <w:t>如图</w:t>
      </w:r>
      <w:r>
        <w:rPr>
          <w:rFonts w:hint="eastAsia"/>
        </w:rPr>
        <w:t>3-7</w:t>
      </w:r>
      <w:r>
        <w:rPr>
          <w:rFonts w:hint="eastAsia"/>
        </w:rPr>
        <w:t>和图</w:t>
      </w:r>
      <w:r>
        <w:rPr>
          <w:rFonts w:hint="eastAsia"/>
        </w:rPr>
        <w:t>3-8</w:t>
      </w:r>
      <w:r>
        <w:rPr>
          <w:rFonts w:hint="eastAsia"/>
        </w:rPr>
        <w:t>所示，在多模态资源关联上，通过按钮来切换</w:t>
      </w:r>
      <w:r>
        <w:t>“</w:t>
      </w:r>
      <w:r>
        <w:t>文件</w:t>
      </w:r>
      <w:r>
        <w:t>”“</w:t>
      </w:r>
      <w:r>
        <w:t>视频</w:t>
      </w:r>
      <w:r>
        <w:t>”“</w:t>
      </w:r>
      <w:r>
        <w:t>编辑器</w:t>
      </w:r>
      <w:r>
        <w:t>”</w:t>
      </w:r>
      <w:r>
        <w:t>视图</w:t>
      </w:r>
      <w:r>
        <w:rPr>
          <w:rFonts w:hint="eastAsia"/>
        </w:rPr>
        <w:t>，对资源进行分类，</w:t>
      </w:r>
      <w:r>
        <w:t>优化信息展示密度</w:t>
      </w:r>
      <w:r>
        <w:rPr>
          <w:rFonts w:hint="eastAsia"/>
        </w:rPr>
        <w:t>，支持</w:t>
      </w:r>
      <w:r>
        <w:rPr>
          <w:rFonts w:hint="eastAsia"/>
        </w:rPr>
        <w:t>PDF</w:t>
      </w:r>
      <w:r>
        <w:rPr>
          <w:rFonts w:hint="eastAsia"/>
        </w:rPr>
        <w:t>、</w:t>
      </w:r>
      <w:r>
        <w:rPr>
          <w:rFonts w:hint="eastAsia"/>
        </w:rPr>
        <w:t>PPT</w:t>
      </w:r>
      <w:r>
        <w:rPr>
          <w:rFonts w:hint="eastAsia"/>
        </w:rPr>
        <w:t>、</w:t>
      </w:r>
      <w:r>
        <w:rPr>
          <w:rFonts w:hint="eastAsia"/>
        </w:rPr>
        <w:t>Word</w:t>
      </w:r>
      <w:r>
        <w:rPr>
          <w:rFonts w:hint="eastAsia"/>
        </w:rPr>
        <w:t>文档上传，提供在线</w:t>
      </w:r>
      <w:r w:rsidR="00A53991">
        <w:rPr>
          <w:rFonts w:hint="eastAsia"/>
        </w:rPr>
        <w:t>浏览</w:t>
      </w:r>
      <w:r>
        <w:rPr>
          <w:rFonts w:hint="eastAsia"/>
        </w:rPr>
        <w:t>与下载；</w:t>
      </w:r>
      <w:r>
        <w:t>允许上传教学视频，集成</w:t>
      </w:r>
      <w:r>
        <w:t>HTML5</w:t>
      </w:r>
      <w:r>
        <w:t>播放器实现</w:t>
      </w:r>
      <w:r w:rsidR="00AC143B">
        <w:rPr>
          <w:rFonts w:hint="eastAsia"/>
        </w:rPr>
        <w:t>实时</w:t>
      </w:r>
      <w:r>
        <w:t>流畅播放；</w:t>
      </w:r>
    </w:p>
    <w:p w14:paraId="12C70C4A" w14:textId="5536C2B0"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0B2783E5" wp14:editId="5D9BA08A">
            <wp:extent cx="3581400" cy="2461715"/>
            <wp:effectExtent l="0" t="0" r="0" b="0"/>
            <wp:docPr id="8330609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6095" name="图片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635690" cy="2499032"/>
                    </a:xfrm>
                    <a:prstGeom prst="rect">
                      <a:avLst/>
                    </a:prstGeom>
                    <a:noFill/>
                    <a:ln>
                      <a:noFill/>
                    </a:ln>
                  </pic:spPr>
                </pic:pic>
              </a:graphicData>
            </a:graphic>
          </wp:inline>
        </w:drawing>
      </w:r>
    </w:p>
    <w:p w14:paraId="792F3989" w14:textId="2A13335F"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3-</w:t>
      </w:r>
      <w:r w:rsidR="000C66F8">
        <w:rPr>
          <w:rFonts w:hint="eastAsia"/>
          <w:b/>
          <w:bCs/>
          <w:kern w:val="0"/>
          <w:sz w:val="21"/>
          <w:szCs w:val="18"/>
        </w:rPr>
        <w:t>10</w:t>
      </w:r>
      <w:r>
        <w:rPr>
          <w:rFonts w:hint="eastAsia"/>
          <w:b/>
          <w:bCs/>
          <w:kern w:val="0"/>
          <w:sz w:val="21"/>
          <w:szCs w:val="18"/>
        </w:rPr>
        <w:t xml:space="preserve">  </w:t>
      </w:r>
      <w:r>
        <w:rPr>
          <w:rFonts w:hint="eastAsia"/>
          <w:b/>
          <w:bCs/>
          <w:kern w:val="0"/>
          <w:sz w:val="21"/>
          <w:szCs w:val="18"/>
        </w:rPr>
        <w:t>视频视图流程展示</w:t>
      </w:r>
    </w:p>
    <w:p w14:paraId="090208BE" w14:textId="3DA68440" w:rsidR="00935F29" w:rsidRDefault="006C277A">
      <w:pPr>
        <w:adjustRightInd w:val="0"/>
        <w:snapToGrid w:val="0"/>
        <w:jc w:val="center"/>
        <w:rPr>
          <w:b/>
          <w:bCs/>
          <w:kern w:val="0"/>
          <w:sz w:val="21"/>
          <w:szCs w:val="18"/>
        </w:rPr>
      </w:pPr>
      <w:r>
        <w:rPr>
          <w:b/>
          <w:bCs/>
          <w:kern w:val="0"/>
          <w:sz w:val="21"/>
          <w:szCs w:val="18"/>
        </w:rPr>
        <w:t>Figure 3-</w:t>
      </w:r>
      <w:proofErr w:type="gramStart"/>
      <w:r w:rsidR="000C66F8">
        <w:rPr>
          <w:rFonts w:hint="eastAsia"/>
          <w:b/>
          <w:bCs/>
          <w:kern w:val="0"/>
          <w:sz w:val="21"/>
          <w:szCs w:val="18"/>
        </w:rPr>
        <w:t>10</w:t>
      </w:r>
      <w:r>
        <w:rPr>
          <w:rFonts w:hint="eastAsia"/>
          <w:b/>
          <w:bCs/>
          <w:kern w:val="0"/>
          <w:sz w:val="21"/>
          <w:szCs w:val="18"/>
        </w:rPr>
        <w:t xml:space="preserve"> </w:t>
      </w:r>
      <w:r>
        <w:rPr>
          <w:b/>
          <w:bCs/>
          <w:kern w:val="0"/>
          <w:sz w:val="21"/>
          <w:szCs w:val="18"/>
        </w:rPr>
        <w:t xml:space="preserve"> Video</w:t>
      </w:r>
      <w:proofErr w:type="gramEnd"/>
      <w:r>
        <w:rPr>
          <w:b/>
          <w:bCs/>
          <w:kern w:val="0"/>
          <w:sz w:val="21"/>
          <w:szCs w:val="18"/>
        </w:rPr>
        <w:t xml:space="preserve"> View Process Display</w:t>
      </w:r>
    </w:p>
    <w:p w14:paraId="18CF7A04" w14:textId="77777777" w:rsidR="00935F29" w:rsidRDefault="00935F29">
      <w:pPr>
        <w:adjustRightInd w:val="0"/>
        <w:snapToGrid w:val="0"/>
        <w:jc w:val="center"/>
        <w:rPr>
          <w:b/>
          <w:bCs/>
          <w:kern w:val="0"/>
          <w:sz w:val="21"/>
          <w:szCs w:val="18"/>
        </w:rPr>
      </w:pPr>
    </w:p>
    <w:p w14:paraId="06BA22D6" w14:textId="1630AD00" w:rsidR="00935F29" w:rsidRDefault="006C277A">
      <w:pPr>
        <w:snapToGrid w:val="0"/>
        <w:spacing w:line="360" w:lineRule="auto"/>
        <w:ind w:firstLine="482"/>
      </w:pPr>
      <w:r>
        <w:rPr>
          <w:rFonts w:hint="eastAsia"/>
        </w:rPr>
        <w:t>前序知识点按钮是用来编辑或展示当前知识点的前序知识点，从而方便学生学习知识点。</w:t>
      </w:r>
    </w:p>
    <w:p w14:paraId="1CA3FAA4" w14:textId="77777777" w:rsidR="00935F29" w:rsidRDefault="006C277A">
      <w:pPr>
        <w:snapToGrid w:val="0"/>
        <w:spacing w:line="360" w:lineRule="auto"/>
        <w:ind w:firstLine="482"/>
      </w:pPr>
      <w:r>
        <w:rPr>
          <w:rFonts w:hint="eastAsia"/>
        </w:rPr>
        <w:t>编辑学习路径按钮是通过手动、自定义的方式来控制学习路径包含哪些知识点。</w:t>
      </w:r>
    </w:p>
    <w:p w14:paraId="3D4A92E6" w14:textId="3C873114" w:rsidR="006A2A8D" w:rsidRDefault="00BA5285" w:rsidP="006A2A8D">
      <w:pPr>
        <w:snapToGrid w:val="0"/>
        <w:spacing w:line="360" w:lineRule="auto"/>
        <w:ind w:firstLine="482"/>
      </w:pPr>
      <w:r>
        <w:rPr>
          <w:rFonts w:hint="eastAsia"/>
        </w:rPr>
        <w:t>在表</w:t>
      </w:r>
      <w:r>
        <w:rPr>
          <w:rFonts w:hint="eastAsia"/>
        </w:rPr>
        <w:t>3-4</w:t>
      </w:r>
      <w:r>
        <w:rPr>
          <w:rFonts w:hint="eastAsia"/>
        </w:rPr>
        <w:t>中列出了与</w:t>
      </w:r>
      <w:r w:rsidRPr="00BA5285">
        <w:rPr>
          <w:rFonts w:hint="eastAsia"/>
        </w:rPr>
        <w:t>多模态资源关联模块</w:t>
      </w:r>
      <w:r>
        <w:rPr>
          <w:rFonts w:hint="eastAsia"/>
        </w:rPr>
        <w:t>相关的数据库表结构设计。</w:t>
      </w:r>
    </w:p>
    <w:p w14:paraId="7F99EF20" w14:textId="77777777" w:rsidR="006A2A8D" w:rsidRDefault="006A2A8D">
      <w:pPr>
        <w:snapToGrid w:val="0"/>
        <w:spacing w:line="360" w:lineRule="auto"/>
        <w:ind w:firstLine="482"/>
      </w:pPr>
    </w:p>
    <w:p w14:paraId="3AC5640C" w14:textId="77777777" w:rsidR="00432B96" w:rsidRDefault="00432B96">
      <w:pPr>
        <w:snapToGrid w:val="0"/>
        <w:spacing w:line="360" w:lineRule="auto"/>
        <w:ind w:firstLine="482"/>
      </w:pPr>
    </w:p>
    <w:p w14:paraId="2A3AC0E9" w14:textId="4D0AD2A6" w:rsidR="00935F29" w:rsidRDefault="006C277A">
      <w:pPr>
        <w:adjustRightInd w:val="0"/>
        <w:snapToGrid w:val="0"/>
        <w:jc w:val="center"/>
        <w:rPr>
          <w:b/>
          <w:bCs/>
          <w:kern w:val="0"/>
          <w:sz w:val="21"/>
          <w:szCs w:val="18"/>
        </w:rPr>
      </w:pPr>
      <w:r>
        <w:rPr>
          <w:rFonts w:hint="eastAsia"/>
          <w:b/>
          <w:bCs/>
          <w:kern w:val="0"/>
          <w:sz w:val="21"/>
          <w:szCs w:val="18"/>
        </w:rPr>
        <w:lastRenderedPageBreak/>
        <w:t>表</w:t>
      </w:r>
      <w:r>
        <w:rPr>
          <w:rFonts w:hint="eastAsia"/>
          <w:b/>
          <w:bCs/>
          <w:kern w:val="0"/>
          <w:sz w:val="21"/>
          <w:szCs w:val="18"/>
        </w:rPr>
        <w:t>3-</w:t>
      </w:r>
      <w:r w:rsidR="003412CA">
        <w:rPr>
          <w:rFonts w:hint="eastAsia"/>
          <w:b/>
          <w:bCs/>
          <w:kern w:val="0"/>
          <w:sz w:val="21"/>
          <w:szCs w:val="18"/>
        </w:rPr>
        <w:t>4</w:t>
      </w:r>
      <w:r>
        <w:rPr>
          <w:rFonts w:hint="eastAsia"/>
          <w:b/>
          <w:bCs/>
          <w:kern w:val="0"/>
          <w:sz w:val="21"/>
          <w:szCs w:val="18"/>
        </w:rPr>
        <w:t xml:space="preserve">  </w:t>
      </w:r>
      <w:r>
        <w:rPr>
          <w:rFonts w:hint="eastAsia"/>
          <w:b/>
          <w:bCs/>
          <w:kern w:val="0"/>
          <w:sz w:val="21"/>
          <w:szCs w:val="18"/>
        </w:rPr>
        <w:t>多模态资源关联模块数据库存储表格</w:t>
      </w:r>
    </w:p>
    <w:p w14:paraId="2B076FBB" w14:textId="7F909FDC" w:rsidR="00935F29" w:rsidRDefault="006C277A">
      <w:pPr>
        <w:adjustRightInd w:val="0"/>
        <w:snapToGrid w:val="0"/>
        <w:jc w:val="center"/>
      </w:pPr>
      <w:r>
        <w:rPr>
          <w:rFonts w:hint="eastAsia"/>
          <w:b/>
          <w:bCs/>
          <w:kern w:val="0"/>
          <w:sz w:val="21"/>
          <w:szCs w:val="18"/>
        </w:rPr>
        <w:t>Table</w:t>
      </w:r>
      <w:r>
        <w:rPr>
          <w:b/>
          <w:bCs/>
          <w:kern w:val="0"/>
          <w:sz w:val="21"/>
          <w:szCs w:val="18"/>
        </w:rPr>
        <w:t xml:space="preserve"> 3-</w:t>
      </w:r>
      <w:proofErr w:type="gramStart"/>
      <w:r w:rsidR="003412CA">
        <w:rPr>
          <w:rFonts w:hint="eastAsia"/>
          <w:b/>
          <w:bCs/>
          <w:kern w:val="0"/>
          <w:sz w:val="21"/>
          <w:szCs w:val="18"/>
        </w:rPr>
        <w:t>4</w:t>
      </w:r>
      <w:r>
        <w:rPr>
          <w:b/>
          <w:bCs/>
          <w:kern w:val="0"/>
          <w:sz w:val="21"/>
          <w:szCs w:val="18"/>
        </w:rPr>
        <w:t xml:space="preserve"> </w:t>
      </w:r>
      <w:r>
        <w:rPr>
          <w:rFonts w:hint="eastAsia"/>
          <w:b/>
          <w:bCs/>
          <w:kern w:val="0"/>
          <w:sz w:val="21"/>
          <w:szCs w:val="18"/>
        </w:rPr>
        <w:t xml:space="preserve"> </w:t>
      </w:r>
      <w:r>
        <w:rPr>
          <w:b/>
          <w:bCs/>
          <w:kern w:val="0"/>
          <w:sz w:val="21"/>
          <w:szCs w:val="18"/>
        </w:rPr>
        <w:t>Multi</w:t>
      </w:r>
      <w:proofErr w:type="gramEnd"/>
      <w:r>
        <w:rPr>
          <w:b/>
          <w:bCs/>
          <w:kern w:val="0"/>
          <w:sz w:val="21"/>
          <w:szCs w:val="18"/>
        </w:rPr>
        <w:t xml:space="preserve"> modal resource association module database storage table</w:t>
      </w:r>
    </w:p>
    <w:tbl>
      <w:tblPr>
        <w:tblW w:w="0" w:type="auto"/>
        <w:jc w:val="center"/>
        <w:tblLook w:val="04A0" w:firstRow="1" w:lastRow="0" w:firstColumn="1" w:lastColumn="0" w:noHBand="0" w:noVBand="1"/>
      </w:tblPr>
      <w:tblGrid>
        <w:gridCol w:w="1266"/>
        <w:gridCol w:w="5397"/>
        <w:gridCol w:w="132"/>
        <w:gridCol w:w="1842"/>
      </w:tblGrid>
      <w:tr w:rsidR="00935F29" w14:paraId="437CF9E9" w14:textId="77777777" w:rsidTr="002050F0">
        <w:trPr>
          <w:trHeight w:val="476"/>
          <w:jc w:val="center"/>
        </w:trPr>
        <w:tc>
          <w:tcPr>
            <w:tcW w:w="1266" w:type="dxa"/>
            <w:tcBorders>
              <w:top w:val="single" w:sz="12" w:space="0" w:color="auto"/>
              <w:bottom w:val="single" w:sz="4" w:space="0" w:color="auto"/>
            </w:tcBorders>
            <w:vAlign w:val="center"/>
          </w:tcPr>
          <w:p w14:paraId="57562A0B" w14:textId="77777777" w:rsidR="00935F29" w:rsidRDefault="006C277A">
            <w:pPr>
              <w:autoSpaceDE w:val="0"/>
              <w:autoSpaceDN w:val="0"/>
              <w:adjustRightInd w:val="0"/>
              <w:snapToGrid w:val="0"/>
              <w:spacing w:before="60" w:after="60" w:line="240" w:lineRule="auto"/>
              <w:jc w:val="center"/>
              <w:rPr>
                <w:sz w:val="21"/>
                <w:szCs w:val="18"/>
              </w:rPr>
            </w:pPr>
            <w:r>
              <w:rPr>
                <w:rFonts w:hint="eastAsia"/>
                <w:sz w:val="21"/>
                <w:szCs w:val="18"/>
              </w:rPr>
              <w:t>字段名</w:t>
            </w:r>
          </w:p>
        </w:tc>
        <w:tc>
          <w:tcPr>
            <w:tcW w:w="5397" w:type="dxa"/>
            <w:tcBorders>
              <w:top w:val="single" w:sz="12" w:space="0" w:color="auto"/>
              <w:bottom w:val="single" w:sz="4" w:space="0" w:color="auto"/>
            </w:tcBorders>
            <w:vAlign w:val="center"/>
          </w:tcPr>
          <w:p w14:paraId="1F97C6AC" w14:textId="77777777" w:rsidR="00935F29" w:rsidRDefault="006C277A">
            <w:pPr>
              <w:autoSpaceDE w:val="0"/>
              <w:autoSpaceDN w:val="0"/>
              <w:adjustRightInd w:val="0"/>
              <w:snapToGrid w:val="0"/>
              <w:spacing w:before="60" w:after="60" w:line="240" w:lineRule="auto"/>
              <w:ind w:left="-51"/>
              <w:jc w:val="center"/>
              <w:rPr>
                <w:sz w:val="21"/>
                <w:szCs w:val="18"/>
              </w:rPr>
            </w:pPr>
            <w:r>
              <w:rPr>
                <w:rFonts w:hint="eastAsia"/>
                <w:sz w:val="21"/>
                <w:szCs w:val="18"/>
              </w:rPr>
              <w:t>数据类型和约束</w:t>
            </w:r>
          </w:p>
        </w:tc>
        <w:tc>
          <w:tcPr>
            <w:tcW w:w="1974" w:type="dxa"/>
            <w:gridSpan w:val="2"/>
            <w:tcBorders>
              <w:top w:val="single" w:sz="12" w:space="0" w:color="auto"/>
              <w:bottom w:val="single" w:sz="4" w:space="0" w:color="auto"/>
            </w:tcBorders>
            <w:vAlign w:val="center"/>
          </w:tcPr>
          <w:p w14:paraId="1CAD680A" w14:textId="77777777" w:rsidR="00935F29" w:rsidRDefault="006C277A">
            <w:pPr>
              <w:autoSpaceDE w:val="0"/>
              <w:autoSpaceDN w:val="0"/>
              <w:adjustRightInd w:val="0"/>
              <w:snapToGrid w:val="0"/>
              <w:spacing w:before="60" w:after="60" w:line="240" w:lineRule="auto"/>
              <w:ind w:left="-51"/>
              <w:jc w:val="center"/>
              <w:rPr>
                <w:sz w:val="21"/>
                <w:szCs w:val="18"/>
              </w:rPr>
            </w:pPr>
            <w:r>
              <w:rPr>
                <w:rFonts w:hint="eastAsia"/>
                <w:sz w:val="21"/>
                <w:szCs w:val="18"/>
              </w:rPr>
              <w:t>说明</w:t>
            </w:r>
          </w:p>
        </w:tc>
      </w:tr>
      <w:tr w:rsidR="00935F29" w14:paraId="29D81EA8" w14:textId="77777777" w:rsidTr="002050F0">
        <w:trPr>
          <w:trHeight w:val="702"/>
          <w:jc w:val="center"/>
        </w:trPr>
        <w:tc>
          <w:tcPr>
            <w:tcW w:w="1266" w:type="dxa"/>
            <w:tcBorders>
              <w:top w:val="single" w:sz="4" w:space="0" w:color="auto"/>
            </w:tcBorders>
            <w:vAlign w:val="center"/>
          </w:tcPr>
          <w:p w14:paraId="2C8C34EA" w14:textId="77777777" w:rsidR="00935F29" w:rsidRPr="00BB552B" w:rsidRDefault="006C277A">
            <w:pPr>
              <w:autoSpaceDE w:val="0"/>
              <w:autoSpaceDN w:val="0"/>
              <w:adjustRightInd w:val="0"/>
              <w:snapToGrid w:val="0"/>
              <w:spacing w:before="60" w:after="60" w:line="240" w:lineRule="auto"/>
              <w:jc w:val="center"/>
              <w:rPr>
                <w:sz w:val="21"/>
                <w:szCs w:val="18"/>
              </w:rPr>
            </w:pPr>
            <w:proofErr w:type="spellStart"/>
            <w:r w:rsidRPr="00BB552B">
              <w:rPr>
                <w:sz w:val="21"/>
                <w:szCs w:val="18"/>
              </w:rPr>
              <w:t>content_file</w:t>
            </w:r>
            <w:proofErr w:type="spellEnd"/>
          </w:p>
        </w:tc>
        <w:tc>
          <w:tcPr>
            <w:tcW w:w="5529" w:type="dxa"/>
            <w:gridSpan w:val="2"/>
            <w:tcBorders>
              <w:top w:val="single" w:sz="4" w:space="0" w:color="auto"/>
            </w:tcBorders>
            <w:vAlign w:val="center"/>
          </w:tcPr>
          <w:p w14:paraId="19D6C39C" w14:textId="77777777" w:rsidR="00935F29" w:rsidRDefault="006C277A">
            <w:pPr>
              <w:autoSpaceDE w:val="0"/>
              <w:autoSpaceDN w:val="0"/>
              <w:adjustRightInd w:val="0"/>
              <w:snapToGrid w:val="0"/>
              <w:spacing w:before="60" w:after="60" w:line="240" w:lineRule="auto"/>
              <w:ind w:left="-51"/>
              <w:jc w:val="center"/>
              <w:rPr>
                <w:sz w:val="21"/>
                <w:szCs w:val="18"/>
              </w:rPr>
            </w:pPr>
            <w:proofErr w:type="gramStart"/>
            <w:r>
              <w:rPr>
                <w:sz w:val="21"/>
                <w:szCs w:val="18"/>
              </w:rPr>
              <w:t>VARCHAR(</w:t>
            </w:r>
            <w:proofErr w:type="gramEnd"/>
            <w:r>
              <w:rPr>
                <w:sz w:val="21"/>
                <w:szCs w:val="18"/>
              </w:rPr>
              <w:t>255) CHARACTER SET UTF8MB4 COLLATE UTF8MB4_0900_AI_CI DEFAULT NULL</w:t>
            </w:r>
          </w:p>
        </w:tc>
        <w:tc>
          <w:tcPr>
            <w:tcW w:w="1842" w:type="dxa"/>
            <w:tcBorders>
              <w:top w:val="single" w:sz="4" w:space="0" w:color="auto"/>
            </w:tcBorders>
            <w:vAlign w:val="center"/>
          </w:tcPr>
          <w:p w14:paraId="5F1AFFE7" w14:textId="77777777" w:rsidR="00935F29" w:rsidRDefault="006C277A">
            <w:pPr>
              <w:autoSpaceDE w:val="0"/>
              <w:autoSpaceDN w:val="0"/>
              <w:adjustRightInd w:val="0"/>
              <w:snapToGrid w:val="0"/>
              <w:spacing w:before="60" w:after="60" w:line="240" w:lineRule="auto"/>
              <w:ind w:left="-51"/>
              <w:jc w:val="center"/>
              <w:rPr>
                <w:sz w:val="21"/>
                <w:szCs w:val="18"/>
              </w:rPr>
            </w:pPr>
            <w:r>
              <w:rPr>
                <w:rFonts w:hint="eastAsia"/>
                <w:sz w:val="21"/>
                <w:szCs w:val="18"/>
              </w:rPr>
              <w:t>存储富文本内容文件</w:t>
            </w:r>
          </w:p>
        </w:tc>
      </w:tr>
      <w:tr w:rsidR="00935F29" w14:paraId="7E71F444" w14:textId="77777777" w:rsidTr="002050F0">
        <w:trPr>
          <w:trHeight w:val="410"/>
          <w:jc w:val="center"/>
        </w:trPr>
        <w:tc>
          <w:tcPr>
            <w:tcW w:w="1266" w:type="dxa"/>
            <w:vAlign w:val="center"/>
          </w:tcPr>
          <w:p w14:paraId="631CCF6C" w14:textId="77777777" w:rsidR="00935F29" w:rsidRPr="00BB552B" w:rsidRDefault="006C277A">
            <w:pPr>
              <w:autoSpaceDE w:val="0"/>
              <w:autoSpaceDN w:val="0"/>
              <w:adjustRightInd w:val="0"/>
              <w:snapToGrid w:val="0"/>
              <w:spacing w:before="60" w:after="60" w:line="240" w:lineRule="auto"/>
              <w:jc w:val="center"/>
              <w:rPr>
                <w:sz w:val="21"/>
                <w:szCs w:val="18"/>
              </w:rPr>
            </w:pPr>
            <w:r w:rsidRPr="00BB552B">
              <w:rPr>
                <w:sz w:val="21"/>
                <w:szCs w:val="18"/>
              </w:rPr>
              <w:t>files</w:t>
            </w:r>
          </w:p>
        </w:tc>
        <w:tc>
          <w:tcPr>
            <w:tcW w:w="5529" w:type="dxa"/>
            <w:gridSpan w:val="2"/>
            <w:vAlign w:val="center"/>
          </w:tcPr>
          <w:p w14:paraId="634E4B82" w14:textId="77777777" w:rsidR="00935F29" w:rsidRDefault="006C277A">
            <w:pPr>
              <w:autoSpaceDE w:val="0"/>
              <w:autoSpaceDN w:val="0"/>
              <w:adjustRightInd w:val="0"/>
              <w:snapToGrid w:val="0"/>
              <w:spacing w:before="60" w:after="60" w:line="240" w:lineRule="auto"/>
              <w:jc w:val="center"/>
              <w:rPr>
                <w:sz w:val="21"/>
                <w:szCs w:val="18"/>
              </w:rPr>
            </w:pPr>
            <w:r>
              <w:rPr>
                <w:sz w:val="21"/>
                <w:szCs w:val="18"/>
              </w:rPr>
              <w:t>TEXT CHARACTER SET UTF8MB4 COLLATE UTF8MB4_0900_AI_CI</w:t>
            </w:r>
          </w:p>
        </w:tc>
        <w:tc>
          <w:tcPr>
            <w:tcW w:w="1842" w:type="dxa"/>
            <w:vAlign w:val="center"/>
          </w:tcPr>
          <w:p w14:paraId="4DB39BEF" w14:textId="77777777" w:rsidR="00935F29" w:rsidRDefault="006C277A">
            <w:pPr>
              <w:autoSpaceDE w:val="0"/>
              <w:autoSpaceDN w:val="0"/>
              <w:adjustRightInd w:val="0"/>
              <w:snapToGrid w:val="0"/>
              <w:spacing w:before="60" w:after="60" w:line="240" w:lineRule="auto"/>
              <w:jc w:val="center"/>
              <w:rPr>
                <w:sz w:val="21"/>
                <w:szCs w:val="18"/>
              </w:rPr>
            </w:pPr>
            <w:r>
              <w:rPr>
                <w:rFonts w:hint="eastAsia"/>
                <w:sz w:val="21"/>
                <w:szCs w:val="18"/>
              </w:rPr>
              <w:t>文件列表</w:t>
            </w:r>
          </w:p>
        </w:tc>
      </w:tr>
      <w:tr w:rsidR="00935F29" w14:paraId="032F77B3" w14:textId="77777777" w:rsidTr="002050F0">
        <w:trPr>
          <w:trHeight w:val="431"/>
          <w:jc w:val="center"/>
        </w:trPr>
        <w:tc>
          <w:tcPr>
            <w:tcW w:w="1266" w:type="dxa"/>
            <w:vAlign w:val="center"/>
          </w:tcPr>
          <w:p w14:paraId="74B4C9BD" w14:textId="77777777" w:rsidR="00935F29" w:rsidRPr="00BB552B" w:rsidRDefault="006C277A">
            <w:pPr>
              <w:autoSpaceDE w:val="0"/>
              <w:autoSpaceDN w:val="0"/>
              <w:adjustRightInd w:val="0"/>
              <w:snapToGrid w:val="0"/>
              <w:spacing w:before="60" w:after="60" w:line="240" w:lineRule="auto"/>
              <w:jc w:val="center"/>
              <w:rPr>
                <w:sz w:val="21"/>
                <w:szCs w:val="18"/>
              </w:rPr>
            </w:pPr>
            <w:r w:rsidRPr="00BB552B">
              <w:rPr>
                <w:sz w:val="21"/>
                <w:szCs w:val="18"/>
              </w:rPr>
              <w:t>videos</w:t>
            </w:r>
          </w:p>
        </w:tc>
        <w:tc>
          <w:tcPr>
            <w:tcW w:w="5529" w:type="dxa"/>
            <w:gridSpan w:val="2"/>
            <w:vAlign w:val="center"/>
          </w:tcPr>
          <w:p w14:paraId="56AC4D5F" w14:textId="77777777" w:rsidR="00935F29" w:rsidRDefault="006C277A">
            <w:pPr>
              <w:autoSpaceDE w:val="0"/>
              <w:autoSpaceDN w:val="0"/>
              <w:adjustRightInd w:val="0"/>
              <w:snapToGrid w:val="0"/>
              <w:spacing w:before="60" w:after="60" w:line="240" w:lineRule="auto"/>
              <w:jc w:val="center"/>
              <w:rPr>
                <w:sz w:val="21"/>
                <w:szCs w:val="18"/>
              </w:rPr>
            </w:pPr>
            <w:r w:rsidRPr="00A94F68">
              <w:rPr>
                <w:sz w:val="21"/>
                <w:szCs w:val="18"/>
              </w:rPr>
              <w:t>text</w:t>
            </w:r>
          </w:p>
        </w:tc>
        <w:tc>
          <w:tcPr>
            <w:tcW w:w="1842" w:type="dxa"/>
            <w:vAlign w:val="center"/>
          </w:tcPr>
          <w:p w14:paraId="2B211D24" w14:textId="77777777" w:rsidR="00935F29" w:rsidRDefault="006C277A">
            <w:pPr>
              <w:autoSpaceDE w:val="0"/>
              <w:autoSpaceDN w:val="0"/>
              <w:adjustRightInd w:val="0"/>
              <w:snapToGrid w:val="0"/>
              <w:spacing w:before="60" w:after="60" w:line="240" w:lineRule="auto"/>
              <w:jc w:val="center"/>
              <w:rPr>
                <w:sz w:val="21"/>
                <w:szCs w:val="18"/>
              </w:rPr>
            </w:pPr>
            <w:r>
              <w:rPr>
                <w:rFonts w:hint="eastAsia"/>
                <w:sz w:val="21"/>
                <w:szCs w:val="18"/>
              </w:rPr>
              <w:t>视频列表</w:t>
            </w:r>
          </w:p>
        </w:tc>
      </w:tr>
      <w:tr w:rsidR="00935F29" w14:paraId="64E95A1C" w14:textId="77777777" w:rsidTr="002050F0">
        <w:trPr>
          <w:trHeight w:val="431"/>
          <w:jc w:val="center"/>
        </w:trPr>
        <w:tc>
          <w:tcPr>
            <w:tcW w:w="1266" w:type="dxa"/>
            <w:vAlign w:val="center"/>
          </w:tcPr>
          <w:p w14:paraId="13E1286C" w14:textId="77777777" w:rsidR="00935F29" w:rsidRPr="00BB552B" w:rsidRDefault="006C277A">
            <w:pPr>
              <w:autoSpaceDE w:val="0"/>
              <w:autoSpaceDN w:val="0"/>
              <w:adjustRightInd w:val="0"/>
              <w:snapToGrid w:val="0"/>
              <w:spacing w:before="60" w:after="60" w:line="240" w:lineRule="auto"/>
              <w:jc w:val="center"/>
              <w:rPr>
                <w:sz w:val="21"/>
                <w:szCs w:val="18"/>
              </w:rPr>
            </w:pPr>
            <w:r w:rsidRPr="00BB552B">
              <w:rPr>
                <w:sz w:val="21"/>
                <w:szCs w:val="18"/>
              </w:rPr>
              <w:t>importance</w:t>
            </w:r>
          </w:p>
        </w:tc>
        <w:tc>
          <w:tcPr>
            <w:tcW w:w="5529" w:type="dxa"/>
            <w:gridSpan w:val="2"/>
            <w:vAlign w:val="center"/>
          </w:tcPr>
          <w:p w14:paraId="3FD87DAB" w14:textId="77777777" w:rsidR="00935F29" w:rsidRDefault="006C277A">
            <w:pPr>
              <w:autoSpaceDE w:val="0"/>
              <w:autoSpaceDN w:val="0"/>
              <w:adjustRightInd w:val="0"/>
              <w:snapToGrid w:val="0"/>
              <w:spacing w:before="60" w:after="60" w:line="240" w:lineRule="auto"/>
              <w:jc w:val="center"/>
              <w:rPr>
                <w:sz w:val="21"/>
                <w:szCs w:val="18"/>
              </w:rPr>
            </w:pPr>
            <w:proofErr w:type="gramStart"/>
            <w:r>
              <w:rPr>
                <w:sz w:val="21"/>
                <w:szCs w:val="18"/>
              </w:rPr>
              <w:t>VARCHAR(</w:t>
            </w:r>
            <w:proofErr w:type="gramEnd"/>
            <w:r>
              <w:rPr>
                <w:sz w:val="21"/>
                <w:szCs w:val="18"/>
              </w:rPr>
              <w:t>10) CHARACTER SET UTF8MB4 COLLATE UTF8MB4_0900_AI_CI DEFAULT NULL</w:t>
            </w:r>
          </w:p>
        </w:tc>
        <w:tc>
          <w:tcPr>
            <w:tcW w:w="1842" w:type="dxa"/>
            <w:vAlign w:val="center"/>
          </w:tcPr>
          <w:p w14:paraId="6F59D911" w14:textId="6469A726" w:rsidR="00935F29" w:rsidRDefault="006C277A">
            <w:pPr>
              <w:autoSpaceDE w:val="0"/>
              <w:autoSpaceDN w:val="0"/>
              <w:adjustRightInd w:val="0"/>
              <w:snapToGrid w:val="0"/>
              <w:spacing w:before="60" w:after="60" w:line="240" w:lineRule="auto"/>
              <w:jc w:val="center"/>
              <w:rPr>
                <w:sz w:val="21"/>
                <w:szCs w:val="18"/>
              </w:rPr>
            </w:pPr>
            <w:r>
              <w:rPr>
                <w:rFonts w:hint="eastAsia"/>
                <w:sz w:val="21"/>
                <w:szCs w:val="18"/>
              </w:rPr>
              <w:t>知识点</w:t>
            </w:r>
            <w:r w:rsidR="00207FBB">
              <w:rPr>
                <w:rFonts w:hint="eastAsia"/>
                <w:sz w:val="21"/>
                <w:szCs w:val="18"/>
              </w:rPr>
              <w:t>的</w:t>
            </w:r>
            <w:r w:rsidR="004E0634">
              <w:rPr>
                <w:rFonts w:hint="eastAsia"/>
                <w:sz w:val="21"/>
                <w:szCs w:val="18"/>
              </w:rPr>
              <w:t>“重要性”</w:t>
            </w:r>
          </w:p>
        </w:tc>
      </w:tr>
      <w:tr w:rsidR="00935F29" w14:paraId="20485A5A" w14:textId="77777777" w:rsidTr="002050F0">
        <w:trPr>
          <w:trHeight w:val="431"/>
          <w:jc w:val="center"/>
        </w:trPr>
        <w:tc>
          <w:tcPr>
            <w:tcW w:w="1266" w:type="dxa"/>
            <w:vAlign w:val="center"/>
          </w:tcPr>
          <w:p w14:paraId="68ECDC23" w14:textId="77777777" w:rsidR="00935F29" w:rsidRPr="00BB552B" w:rsidRDefault="006C277A">
            <w:pPr>
              <w:autoSpaceDE w:val="0"/>
              <w:autoSpaceDN w:val="0"/>
              <w:adjustRightInd w:val="0"/>
              <w:snapToGrid w:val="0"/>
              <w:spacing w:before="60" w:after="60" w:line="240" w:lineRule="auto"/>
              <w:jc w:val="center"/>
              <w:rPr>
                <w:sz w:val="21"/>
                <w:szCs w:val="18"/>
              </w:rPr>
            </w:pPr>
            <w:r w:rsidRPr="00BB552B">
              <w:rPr>
                <w:sz w:val="21"/>
                <w:szCs w:val="18"/>
              </w:rPr>
              <w:t>knowledge</w:t>
            </w:r>
          </w:p>
        </w:tc>
        <w:tc>
          <w:tcPr>
            <w:tcW w:w="5529" w:type="dxa"/>
            <w:gridSpan w:val="2"/>
            <w:vAlign w:val="center"/>
          </w:tcPr>
          <w:p w14:paraId="61C61FFA" w14:textId="77777777" w:rsidR="00935F29" w:rsidRDefault="006C277A">
            <w:pPr>
              <w:autoSpaceDE w:val="0"/>
              <w:autoSpaceDN w:val="0"/>
              <w:adjustRightInd w:val="0"/>
              <w:snapToGrid w:val="0"/>
              <w:spacing w:before="60" w:after="60" w:line="240" w:lineRule="auto"/>
              <w:jc w:val="center"/>
              <w:rPr>
                <w:sz w:val="21"/>
                <w:szCs w:val="18"/>
              </w:rPr>
            </w:pPr>
            <w:proofErr w:type="gramStart"/>
            <w:r w:rsidRPr="00A94F68">
              <w:rPr>
                <w:sz w:val="21"/>
                <w:szCs w:val="18"/>
              </w:rPr>
              <w:t>VARCHAR</w:t>
            </w:r>
            <w:r>
              <w:rPr>
                <w:sz w:val="21"/>
                <w:szCs w:val="18"/>
              </w:rPr>
              <w:t>(</w:t>
            </w:r>
            <w:proofErr w:type="gramEnd"/>
            <w:r>
              <w:rPr>
                <w:sz w:val="21"/>
                <w:szCs w:val="18"/>
              </w:rPr>
              <w:t xml:space="preserve">255) </w:t>
            </w:r>
            <w:r w:rsidRPr="00A94F68">
              <w:rPr>
                <w:sz w:val="21"/>
                <w:szCs w:val="18"/>
              </w:rPr>
              <w:t>CHARACTER</w:t>
            </w:r>
            <w:r>
              <w:rPr>
                <w:sz w:val="21"/>
                <w:szCs w:val="18"/>
              </w:rPr>
              <w:t xml:space="preserve"> </w:t>
            </w:r>
            <w:r w:rsidRPr="00A94F68">
              <w:rPr>
                <w:sz w:val="21"/>
                <w:szCs w:val="18"/>
              </w:rPr>
              <w:t>SET</w:t>
            </w:r>
            <w:r>
              <w:rPr>
                <w:sz w:val="21"/>
                <w:szCs w:val="18"/>
              </w:rPr>
              <w:t xml:space="preserve"> UTF8MB4 </w:t>
            </w:r>
            <w:r w:rsidRPr="00A94F68">
              <w:rPr>
                <w:sz w:val="21"/>
                <w:szCs w:val="18"/>
              </w:rPr>
              <w:t>COLLATE</w:t>
            </w:r>
            <w:r>
              <w:rPr>
                <w:sz w:val="21"/>
                <w:szCs w:val="18"/>
              </w:rPr>
              <w:t xml:space="preserve"> UTF8MB4_0900_AI_CI </w:t>
            </w:r>
            <w:r w:rsidRPr="00A94F68">
              <w:rPr>
                <w:sz w:val="21"/>
                <w:szCs w:val="18"/>
              </w:rPr>
              <w:t>DEFAULT</w:t>
            </w:r>
            <w:r>
              <w:rPr>
                <w:sz w:val="21"/>
                <w:szCs w:val="18"/>
              </w:rPr>
              <w:t xml:space="preserve"> </w:t>
            </w:r>
            <w:r w:rsidRPr="00A94F68">
              <w:rPr>
                <w:sz w:val="21"/>
                <w:szCs w:val="18"/>
              </w:rPr>
              <w:t>NULL</w:t>
            </w:r>
          </w:p>
        </w:tc>
        <w:tc>
          <w:tcPr>
            <w:tcW w:w="1842" w:type="dxa"/>
            <w:vAlign w:val="center"/>
          </w:tcPr>
          <w:p w14:paraId="08C59DEE" w14:textId="77777777" w:rsidR="00935F29" w:rsidRDefault="006C277A">
            <w:pPr>
              <w:autoSpaceDE w:val="0"/>
              <w:autoSpaceDN w:val="0"/>
              <w:adjustRightInd w:val="0"/>
              <w:snapToGrid w:val="0"/>
              <w:spacing w:before="60" w:after="60" w:line="240" w:lineRule="auto"/>
              <w:jc w:val="center"/>
              <w:rPr>
                <w:sz w:val="21"/>
                <w:szCs w:val="18"/>
              </w:rPr>
            </w:pPr>
            <w:r>
              <w:rPr>
                <w:rFonts w:hint="eastAsia"/>
                <w:sz w:val="21"/>
                <w:szCs w:val="18"/>
              </w:rPr>
              <w:t>前序知识点</w:t>
            </w:r>
          </w:p>
        </w:tc>
      </w:tr>
      <w:tr w:rsidR="00935F29" w14:paraId="6151DB80" w14:textId="77777777" w:rsidTr="002050F0">
        <w:trPr>
          <w:trHeight w:val="431"/>
          <w:jc w:val="center"/>
        </w:trPr>
        <w:tc>
          <w:tcPr>
            <w:tcW w:w="1266" w:type="dxa"/>
            <w:tcBorders>
              <w:bottom w:val="single" w:sz="12" w:space="0" w:color="auto"/>
            </w:tcBorders>
            <w:vAlign w:val="center"/>
          </w:tcPr>
          <w:p w14:paraId="6732C49A" w14:textId="77777777" w:rsidR="00935F29" w:rsidRPr="00BB552B" w:rsidRDefault="006C277A">
            <w:pPr>
              <w:autoSpaceDE w:val="0"/>
              <w:autoSpaceDN w:val="0"/>
              <w:adjustRightInd w:val="0"/>
              <w:snapToGrid w:val="0"/>
              <w:spacing w:before="60" w:after="60" w:line="240" w:lineRule="auto"/>
              <w:jc w:val="center"/>
              <w:rPr>
                <w:sz w:val="21"/>
                <w:szCs w:val="18"/>
              </w:rPr>
            </w:pPr>
            <w:r w:rsidRPr="00BB552B">
              <w:rPr>
                <w:sz w:val="21"/>
                <w:szCs w:val="18"/>
              </w:rPr>
              <w:t>route</w:t>
            </w:r>
          </w:p>
        </w:tc>
        <w:tc>
          <w:tcPr>
            <w:tcW w:w="5529" w:type="dxa"/>
            <w:gridSpan w:val="2"/>
            <w:tcBorders>
              <w:bottom w:val="single" w:sz="12" w:space="0" w:color="auto"/>
            </w:tcBorders>
            <w:vAlign w:val="center"/>
          </w:tcPr>
          <w:p w14:paraId="21AD3F62" w14:textId="77777777" w:rsidR="00935F29" w:rsidRDefault="006C277A">
            <w:pPr>
              <w:autoSpaceDE w:val="0"/>
              <w:autoSpaceDN w:val="0"/>
              <w:adjustRightInd w:val="0"/>
              <w:snapToGrid w:val="0"/>
              <w:spacing w:before="60" w:after="60" w:line="240" w:lineRule="auto"/>
              <w:jc w:val="center"/>
              <w:rPr>
                <w:sz w:val="21"/>
                <w:szCs w:val="18"/>
              </w:rPr>
            </w:pPr>
            <w:proofErr w:type="gramStart"/>
            <w:r>
              <w:rPr>
                <w:sz w:val="21"/>
                <w:szCs w:val="18"/>
              </w:rPr>
              <w:t>VARCHAR(</w:t>
            </w:r>
            <w:proofErr w:type="gramEnd"/>
            <w:r>
              <w:rPr>
                <w:sz w:val="21"/>
                <w:szCs w:val="18"/>
              </w:rPr>
              <w:t>100) CHARACTER SET UTF8MB4 COLLATE UTF8MB4_0900_AI_CI DEFAULT NULL</w:t>
            </w:r>
          </w:p>
        </w:tc>
        <w:tc>
          <w:tcPr>
            <w:tcW w:w="1842" w:type="dxa"/>
            <w:tcBorders>
              <w:bottom w:val="single" w:sz="12" w:space="0" w:color="auto"/>
            </w:tcBorders>
            <w:vAlign w:val="center"/>
          </w:tcPr>
          <w:p w14:paraId="0E655A9C" w14:textId="77777777" w:rsidR="00935F29" w:rsidRDefault="006C277A">
            <w:pPr>
              <w:autoSpaceDE w:val="0"/>
              <w:autoSpaceDN w:val="0"/>
              <w:adjustRightInd w:val="0"/>
              <w:snapToGrid w:val="0"/>
              <w:spacing w:before="60" w:after="60" w:line="240" w:lineRule="auto"/>
              <w:jc w:val="center"/>
              <w:rPr>
                <w:sz w:val="21"/>
                <w:szCs w:val="18"/>
              </w:rPr>
            </w:pPr>
            <w:r>
              <w:rPr>
                <w:rFonts w:hint="eastAsia"/>
                <w:sz w:val="21"/>
                <w:szCs w:val="18"/>
              </w:rPr>
              <w:t>学习路径</w:t>
            </w:r>
          </w:p>
        </w:tc>
      </w:tr>
    </w:tbl>
    <w:p w14:paraId="6E92AE2F" w14:textId="77777777" w:rsidR="00935F29" w:rsidRDefault="00935F29">
      <w:pPr>
        <w:snapToGrid w:val="0"/>
        <w:spacing w:line="360" w:lineRule="auto"/>
        <w:ind w:firstLine="482"/>
        <w:jc w:val="center"/>
      </w:pPr>
    </w:p>
    <w:p w14:paraId="13E3DEB9" w14:textId="443E47F4" w:rsidR="00BA5285" w:rsidRDefault="00BA5285" w:rsidP="00A94F68">
      <w:pPr>
        <w:ind w:firstLineChars="200" w:firstLine="480"/>
      </w:pPr>
      <w:r>
        <w:rPr>
          <w:rFonts w:hint="eastAsia"/>
        </w:rPr>
        <w:t>在上表中</w:t>
      </w:r>
      <w:proofErr w:type="spellStart"/>
      <w:r w:rsidRPr="00BA5285">
        <w:t>content_file</w:t>
      </w:r>
      <w:proofErr w:type="spellEnd"/>
      <w:r>
        <w:rPr>
          <w:rFonts w:hint="eastAsia"/>
        </w:rPr>
        <w:t>字段用于存储</w:t>
      </w:r>
      <w:r w:rsidR="00B06BC2">
        <w:rPr>
          <w:rFonts w:hint="eastAsia"/>
        </w:rPr>
        <w:t>富文本内容文件在后端的存储地址；</w:t>
      </w:r>
      <w:r w:rsidR="00B06BC2" w:rsidRPr="00B06BC2">
        <w:t>files</w:t>
      </w:r>
      <w:r w:rsidR="00B06BC2">
        <w:rPr>
          <w:rFonts w:hint="eastAsia"/>
        </w:rPr>
        <w:t>字段用于存储文件的</w:t>
      </w:r>
      <w:r w:rsidR="00B06BC2">
        <w:rPr>
          <w:rFonts w:hint="eastAsia"/>
        </w:rPr>
        <w:t>URL</w:t>
      </w:r>
      <w:r w:rsidR="00B06BC2">
        <w:rPr>
          <w:rFonts w:hint="eastAsia"/>
        </w:rPr>
        <w:t>；</w:t>
      </w:r>
      <w:r w:rsidR="00B06BC2" w:rsidRPr="00B06BC2">
        <w:t>videos</w:t>
      </w:r>
      <w:r w:rsidR="00B06BC2">
        <w:rPr>
          <w:rFonts w:hint="eastAsia"/>
        </w:rPr>
        <w:t>字段用于存储视频的</w:t>
      </w:r>
      <w:r w:rsidR="00B06BC2">
        <w:rPr>
          <w:rFonts w:hint="eastAsia"/>
        </w:rPr>
        <w:t>URL</w:t>
      </w:r>
      <w:r w:rsidR="00B06BC2">
        <w:rPr>
          <w:rFonts w:hint="eastAsia"/>
        </w:rPr>
        <w:t>；</w:t>
      </w:r>
      <w:r w:rsidR="00B06BC2" w:rsidRPr="00B06BC2">
        <w:t>importance</w:t>
      </w:r>
      <w:r w:rsidR="00B06BC2">
        <w:rPr>
          <w:rFonts w:hint="eastAsia"/>
        </w:rPr>
        <w:t>字段用于存储知识点的</w:t>
      </w:r>
      <w:r w:rsidR="00C66F27">
        <w:rPr>
          <w:rFonts w:hint="eastAsia"/>
        </w:rPr>
        <w:t>“重要性”</w:t>
      </w:r>
      <w:r w:rsidR="00B06BC2">
        <w:rPr>
          <w:rFonts w:hint="eastAsia"/>
        </w:rPr>
        <w:t>属性；</w:t>
      </w:r>
      <w:r w:rsidR="00B06BC2" w:rsidRPr="00B06BC2">
        <w:t>knowledge</w:t>
      </w:r>
      <w:r w:rsidR="00B06BC2">
        <w:rPr>
          <w:rFonts w:hint="eastAsia"/>
        </w:rPr>
        <w:t>字段用于存储知识点的前序知识点的节点</w:t>
      </w:r>
      <w:r w:rsidR="00B06BC2">
        <w:rPr>
          <w:rFonts w:hint="eastAsia"/>
        </w:rPr>
        <w:t>id</w:t>
      </w:r>
      <w:r w:rsidR="00B06BC2">
        <w:rPr>
          <w:rFonts w:hint="eastAsia"/>
        </w:rPr>
        <w:t>；</w:t>
      </w:r>
      <w:r w:rsidR="00B06BC2" w:rsidRPr="00B06BC2">
        <w:t>route</w:t>
      </w:r>
      <w:r w:rsidR="00B06BC2">
        <w:rPr>
          <w:rFonts w:hint="eastAsia"/>
        </w:rPr>
        <w:t>字段用于存储该知识点在学习路径中的位置信息。</w:t>
      </w:r>
    </w:p>
    <w:p w14:paraId="57D5BF76" w14:textId="77777777" w:rsidR="00935F29" w:rsidRDefault="006C277A">
      <w:pPr>
        <w:pStyle w:val="3"/>
        <w:snapToGrid w:val="0"/>
        <w:spacing w:beforeLines="100" w:before="240" w:beforeAutospacing="0" w:afterLines="50" w:after="120" w:afterAutospacing="0" w:line="360" w:lineRule="auto"/>
        <w:rPr>
          <w:b w:val="0"/>
          <w:bCs w:val="0"/>
        </w:rPr>
      </w:pPr>
      <w:bookmarkStart w:id="70" w:name="_Toc200035252"/>
      <w:r>
        <w:rPr>
          <w:rFonts w:hint="eastAsia"/>
          <w:b w:val="0"/>
          <w:bCs w:val="0"/>
        </w:rPr>
        <w:t xml:space="preserve">3.4.2 </w:t>
      </w:r>
      <w:r>
        <w:rPr>
          <w:rFonts w:hint="eastAsia"/>
          <w:b w:val="0"/>
          <w:bCs w:val="0"/>
        </w:rPr>
        <w:t>技术实现</w:t>
      </w:r>
      <w:bookmarkEnd w:id="70"/>
    </w:p>
    <w:p w14:paraId="67F95BB9" w14:textId="6811816F" w:rsidR="006A2A8D" w:rsidRDefault="006C277A">
      <w:pPr>
        <w:snapToGrid w:val="0"/>
        <w:spacing w:line="360" w:lineRule="auto"/>
        <w:ind w:firstLine="482"/>
      </w:pPr>
      <w:r>
        <w:rPr>
          <w:rFonts w:hint="eastAsia"/>
        </w:rPr>
        <w:t>在弹窗组件的架构上，使用的是</w:t>
      </w:r>
      <w:r>
        <w:rPr>
          <w:rFonts w:hint="eastAsia"/>
        </w:rPr>
        <w:t>Element Plus</w:t>
      </w:r>
      <w:r w:rsidR="001C22D5">
        <w:rPr>
          <w:rFonts w:hint="eastAsia"/>
        </w:rPr>
        <w:t>库中</w:t>
      </w:r>
      <w:r>
        <w:rPr>
          <w:rFonts w:hint="eastAsia"/>
        </w:rPr>
        <w:t>的</w:t>
      </w:r>
      <w:r>
        <w:rPr>
          <w:rFonts w:hint="eastAsia"/>
        </w:rPr>
        <w:t>&lt;</w:t>
      </w:r>
      <w:proofErr w:type="spellStart"/>
      <w:r>
        <w:rPr>
          <w:rFonts w:hint="eastAsia"/>
        </w:rPr>
        <w:t>el</w:t>
      </w:r>
      <w:proofErr w:type="spellEnd"/>
      <w:r>
        <w:rPr>
          <w:rFonts w:hint="eastAsia"/>
        </w:rPr>
        <w:t>-popover&gt;</w:t>
      </w:r>
      <w:r w:rsidR="001C22D5">
        <w:rPr>
          <w:rFonts w:hint="eastAsia"/>
        </w:rPr>
        <w:t>组件</w:t>
      </w:r>
      <w:r>
        <w:rPr>
          <w:rFonts w:hint="eastAsia"/>
        </w:rPr>
        <w:t>来实现浮动弹窗，通过</w:t>
      </w:r>
      <w:r w:rsidR="00003014" w:rsidRPr="00003014">
        <w:rPr>
          <w:rFonts w:hint="eastAsia"/>
        </w:rPr>
        <w:t>设置</w:t>
      </w:r>
      <w:proofErr w:type="spellStart"/>
      <w:r>
        <w:rPr>
          <w:rFonts w:hint="eastAsia"/>
        </w:rPr>
        <w:t>v-model:visible</w:t>
      </w:r>
      <w:proofErr w:type="spellEnd"/>
      <w:r>
        <w:rPr>
          <w:rFonts w:hint="eastAsia"/>
        </w:rPr>
        <w:t>属性来控制显隐状态。</w:t>
      </w:r>
    </w:p>
    <w:p w14:paraId="3A0B1FF5" w14:textId="78EAEFAB" w:rsidR="00935F29" w:rsidRDefault="006C277A">
      <w:pPr>
        <w:snapToGrid w:val="0"/>
        <w:spacing w:line="360" w:lineRule="auto"/>
        <w:ind w:firstLine="482"/>
      </w:pPr>
      <w:r>
        <w:rPr>
          <w:rFonts w:hint="eastAsia"/>
        </w:rPr>
        <w:t>当节点被点击时加载关联资源，如</w:t>
      </w:r>
      <w:proofErr w:type="spellStart"/>
      <w:r>
        <w:rPr>
          <w:rFonts w:hint="eastAsia"/>
        </w:rPr>
        <w:t>loadNodeContent</w:t>
      </w:r>
      <w:proofErr w:type="spellEnd"/>
      <w:r>
        <w:rPr>
          <w:rFonts w:hint="eastAsia"/>
        </w:rPr>
        <w:t>、</w:t>
      </w:r>
      <w:proofErr w:type="spellStart"/>
      <w:r>
        <w:rPr>
          <w:rFonts w:hint="eastAsia"/>
        </w:rPr>
        <w:t>loadFilesForNode</w:t>
      </w:r>
      <w:proofErr w:type="spellEnd"/>
      <w:r>
        <w:rPr>
          <w:rFonts w:hint="eastAsia"/>
        </w:rPr>
        <w:t>、</w:t>
      </w:r>
      <w:proofErr w:type="spellStart"/>
      <w:r>
        <w:rPr>
          <w:rFonts w:hint="eastAsia"/>
        </w:rPr>
        <w:t>loadVideosForNode</w:t>
      </w:r>
      <w:proofErr w:type="spellEnd"/>
      <w:r>
        <w:rPr>
          <w:rFonts w:hint="eastAsia"/>
        </w:rPr>
        <w:t>，和</w:t>
      </w:r>
      <w:r>
        <w:rPr>
          <w:rFonts w:hint="eastAsia"/>
        </w:rPr>
        <w:t>Vue</w:t>
      </w:r>
      <w:r>
        <w:rPr>
          <w:rFonts w:hint="eastAsia"/>
        </w:rPr>
        <w:t>响应式变量，如</w:t>
      </w:r>
      <w:proofErr w:type="spellStart"/>
      <w:r>
        <w:rPr>
          <w:rFonts w:hint="eastAsia"/>
        </w:rPr>
        <w:t>currentFiles</w:t>
      </w:r>
      <w:proofErr w:type="spellEnd"/>
      <w:r>
        <w:rPr>
          <w:rFonts w:hint="eastAsia"/>
        </w:rPr>
        <w:t>、</w:t>
      </w:r>
      <w:proofErr w:type="spellStart"/>
      <w:r>
        <w:rPr>
          <w:rFonts w:hint="eastAsia"/>
        </w:rPr>
        <w:t>currentVideos</w:t>
      </w:r>
      <w:proofErr w:type="spellEnd"/>
      <w:r>
        <w:rPr>
          <w:rFonts w:hint="eastAsia"/>
        </w:rPr>
        <w:t>，来驱动视图更新。</w:t>
      </w:r>
    </w:p>
    <w:p w14:paraId="39CA7324" w14:textId="77777777" w:rsidR="00935F29" w:rsidRDefault="006C277A">
      <w:pPr>
        <w:snapToGrid w:val="0"/>
        <w:spacing w:line="360" w:lineRule="auto"/>
        <w:ind w:firstLine="482"/>
      </w:pPr>
      <w:r>
        <w:rPr>
          <w:rFonts w:hint="eastAsia"/>
        </w:rPr>
        <w:t>通过集成</w:t>
      </w:r>
      <w:r>
        <w:rPr>
          <w:rFonts w:hint="eastAsia"/>
        </w:rPr>
        <w:t>@vueup/vue-quill</w:t>
      </w:r>
      <w:r>
        <w:rPr>
          <w:rFonts w:hint="eastAsia"/>
        </w:rPr>
        <w:t>库，来实现富文本编辑的功能。</w:t>
      </w:r>
    </w:p>
    <w:p w14:paraId="4438D060" w14:textId="7EDA5F51" w:rsidR="00935F29" w:rsidRDefault="006C277A">
      <w:pPr>
        <w:snapToGrid w:val="0"/>
        <w:spacing w:line="360" w:lineRule="auto"/>
        <w:ind w:firstLine="482"/>
      </w:pPr>
      <w:r>
        <w:rPr>
          <w:rFonts w:hint="eastAsia"/>
        </w:rPr>
        <w:t>文件管理部分，上传文件时会校验文件的类型</w:t>
      </w:r>
      <w:r>
        <w:t>与命名规范</w:t>
      </w:r>
      <w:r>
        <w:rPr>
          <w:rFonts w:hint="eastAsia"/>
        </w:rPr>
        <w:t>，</w:t>
      </w:r>
      <w:r>
        <w:t>仅允许中文、英文、数字及下划线</w:t>
      </w:r>
      <w:r>
        <w:rPr>
          <w:rFonts w:hint="eastAsia"/>
        </w:rPr>
        <w:t>，防止文件存储出现问题</w:t>
      </w:r>
      <w:r w:rsidR="002864E8" w:rsidRPr="002864E8">
        <w:rPr>
          <w:rFonts w:hint="eastAsia"/>
        </w:rPr>
        <w:t>，再将文件的</w:t>
      </w:r>
      <w:r w:rsidR="002864E8" w:rsidRPr="002864E8">
        <w:t>URL</w:t>
      </w:r>
      <w:r w:rsidR="002864E8" w:rsidRPr="002864E8">
        <w:rPr>
          <w:rFonts w:hint="eastAsia"/>
        </w:rPr>
        <w:t>等一系列的数据与当前的节点</w:t>
      </w:r>
      <w:r w:rsidR="002864E8" w:rsidRPr="002864E8">
        <w:t>id</w:t>
      </w:r>
      <w:r w:rsidR="002864E8" w:rsidRPr="002864E8">
        <w:rPr>
          <w:rFonts w:hint="eastAsia"/>
        </w:rPr>
        <w:t>一同传入后端进行后续处理</w:t>
      </w:r>
      <w:r>
        <w:rPr>
          <w:rFonts w:hint="eastAsia"/>
        </w:rPr>
        <w:t>。浏览时通过调用</w:t>
      </w:r>
      <w:r>
        <w:t>pdf.js</w:t>
      </w:r>
      <w:r>
        <w:rPr>
          <w:rFonts w:hint="eastAsia"/>
        </w:rPr>
        <w:t>库来实现浏览器内的</w:t>
      </w:r>
      <w:r>
        <w:rPr>
          <w:rFonts w:hint="eastAsia"/>
        </w:rPr>
        <w:t>PDF</w:t>
      </w:r>
      <w:r>
        <w:rPr>
          <w:rFonts w:hint="eastAsia"/>
        </w:rPr>
        <w:t>文件预览，和</w:t>
      </w:r>
      <w:r>
        <w:t>通过微软</w:t>
      </w:r>
      <w:r>
        <w:t>Office Online</w:t>
      </w:r>
      <w:r>
        <w:t>服务在线渲染</w:t>
      </w:r>
      <w:r>
        <w:rPr>
          <w:rFonts w:hint="eastAsia"/>
        </w:rPr>
        <w:t>Word</w:t>
      </w:r>
      <w:r>
        <w:rPr>
          <w:rFonts w:hint="eastAsia"/>
        </w:rPr>
        <w:t>和</w:t>
      </w:r>
      <w:r>
        <w:rPr>
          <w:rFonts w:hint="eastAsia"/>
        </w:rPr>
        <w:t>PPT</w:t>
      </w:r>
      <w:r>
        <w:rPr>
          <w:rFonts w:hint="eastAsia"/>
        </w:rPr>
        <w:t>文件以实现浏览。</w:t>
      </w:r>
    </w:p>
    <w:p w14:paraId="61221914" w14:textId="245B2BBE" w:rsidR="00935F29" w:rsidRDefault="006C277A">
      <w:pPr>
        <w:snapToGrid w:val="0"/>
        <w:spacing w:line="360" w:lineRule="auto"/>
        <w:ind w:firstLine="482"/>
      </w:pPr>
      <w:r>
        <w:rPr>
          <w:rFonts w:hint="eastAsia"/>
        </w:rPr>
        <w:t>视频管理中是使用</w:t>
      </w:r>
      <w:r>
        <w:rPr>
          <w:rFonts w:hint="eastAsia"/>
        </w:rPr>
        <w:t>Element Plus</w:t>
      </w:r>
      <w:r w:rsidR="00525398">
        <w:rPr>
          <w:rFonts w:hint="eastAsia"/>
        </w:rPr>
        <w:t>库</w:t>
      </w:r>
      <w:r>
        <w:rPr>
          <w:rFonts w:hint="eastAsia"/>
        </w:rPr>
        <w:t>里的</w:t>
      </w:r>
      <w:r>
        <w:rPr>
          <w:rFonts w:hint="eastAsia"/>
        </w:rPr>
        <w:t>&lt;</w:t>
      </w:r>
      <w:proofErr w:type="spellStart"/>
      <w:r>
        <w:rPr>
          <w:rFonts w:hint="eastAsia"/>
        </w:rPr>
        <w:t>el</w:t>
      </w:r>
      <w:proofErr w:type="spellEnd"/>
      <w:r>
        <w:rPr>
          <w:rFonts w:hint="eastAsia"/>
        </w:rPr>
        <w:t>-upload&gt;</w:t>
      </w:r>
      <w:r>
        <w:rPr>
          <w:rFonts w:hint="eastAsia"/>
        </w:rPr>
        <w:t>组件调用后端接口，</w:t>
      </w:r>
      <w:r w:rsidR="00525398">
        <w:rPr>
          <w:rFonts w:hint="eastAsia"/>
        </w:rPr>
        <w:t>同文件资源的处理方式将</w:t>
      </w:r>
      <w:r>
        <w:rPr>
          <w:rFonts w:hint="eastAsia"/>
        </w:rPr>
        <w:t>视频存入后端，再返回视频</w:t>
      </w:r>
      <w:r>
        <w:rPr>
          <w:rFonts w:hint="eastAsia"/>
        </w:rPr>
        <w:t>URL</w:t>
      </w:r>
      <w:r>
        <w:rPr>
          <w:rFonts w:hint="eastAsia"/>
        </w:rPr>
        <w:t>与缩略图存入数据库中。</w:t>
      </w:r>
    </w:p>
    <w:p w14:paraId="0424583C" w14:textId="2AEA9F90" w:rsidR="00E32EB4" w:rsidRDefault="00E32EB4">
      <w:pPr>
        <w:snapToGrid w:val="0"/>
        <w:spacing w:line="360" w:lineRule="auto"/>
        <w:ind w:firstLine="482"/>
      </w:pPr>
      <w:r>
        <w:rPr>
          <w:rFonts w:hint="eastAsia"/>
        </w:rPr>
        <w:t>在禁用编辑，学生视角下查看前序知识点时采用的是遍历所有节点的</w:t>
      </w:r>
      <w:r>
        <w:rPr>
          <w:rFonts w:hint="eastAsia"/>
        </w:rPr>
        <w:t>knowledge</w:t>
      </w:r>
      <w:r>
        <w:rPr>
          <w:rFonts w:hint="eastAsia"/>
        </w:rPr>
        <w:t>属</w:t>
      </w:r>
      <w:r>
        <w:rPr>
          <w:rFonts w:hint="eastAsia"/>
        </w:rPr>
        <w:lastRenderedPageBreak/>
        <w:t>性</w:t>
      </w:r>
      <w:r w:rsidR="00250B8B">
        <w:rPr>
          <w:rFonts w:hint="eastAsia"/>
        </w:rPr>
        <w:t>的方式</w:t>
      </w:r>
      <w:r>
        <w:rPr>
          <w:rFonts w:hint="eastAsia"/>
        </w:rPr>
        <w:t>，来匹配</w:t>
      </w:r>
      <w:r w:rsidR="00250B8B">
        <w:rPr>
          <w:rFonts w:hint="eastAsia"/>
        </w:rPr>
        <w:t>是否等于</w:t>
      </w:r>
      <w:r>
        <w:rPr>
          <w:rFonts w:hint="eastAsia"/>
        </w:rPr>
        <w:t>当前知识点的节点</w:t>
      </w:r>
      <w:r>
        <w:rPr>
          <w:rFonts w:hint="eastAsia"/>
        </w:rPr>
        <w:t>id</w:t>
      </w:r>
      <w:r>
        <w:rPr>
          <w:rFonts w:hint="eastAsia"/>
        </w:rPr>
        <w:t>。</w:t>
      </w:r>
    </w:p>
    <w:p w14:paraId="4D132F3F" w14:textId="58A9D22B" w:rsidR="007459C7" w:rsidRDefault="00484B28" w:rsidP="00A94F68">
      <w:pPr>
        <w:snapToGrid w:val="0"/>
        <w:spacing w:line="360" w:lineRule="auto"/>
        <w:ind w:firstLine="482"/>
      </w:pPr>
      <w:r w:rsidRPr="00484B28">
        <w:rPr>
          <w:rFonts w:hint="eastAsia"/>
        </w:rPr>
        <w:t>多模态资源关联模块</w:t>
      </w:r>
      <w:r>
        <w:rPr>
          <w:rFonts w:hint="eastAsia"/>
        </w:rPr>
        <w:t>中所使用的函数如表</w:t>
      </w:r>
      <w:r>
        <w:rPr>
          <w:rFonts w:hint="eastAsia"/>
        </w:rPr>
        <w:t>3-</w:t>
      </w:r>
      <w:r w:rsidR="00FF6999">
        <w:rPr>
          <w:rFonts w:hint="eastAsia"/>
        </w:rPr>
        <w:t>5</w:t>
      </w:r>
      <w:r w:rsidR="00FF6999">
        <w:rPr>
          <w:rFonts w:hint="eastAsia"/>
        </w:rPr>
        <w:t>和表</w:t>
      </w:r>
      <w:r w:rsidR="00FF6999">
        <w:rPr>
          <w:rFonts w:hint="eastAsia"/>
        </w:rPr>
        <w:t>3-6</w:t>
      </w:r>
      <w:r>
        <w:rPr>
          <w:rFonts w:hint="eastAsia"/>
        </w:rPr>
        <w:t>所示。</w:t>
      </w:r>
    </w:p>
    <w:p w14:paraId="1C2CB754" w14:textId="77777777" w:rsidR="006A2A8D" w:rsidRDefault="006A2A8D" w:rsidP="00BB552B">
      <w:pPr>
        <w:adjustRightInd w:val="0"/>
        <w:snapToGrid w:val="0"/>
        <w:jc w:val="center"/>
      </w:pPr>
    </w:p>
    <w:p w14:paraId="0EDE4FD6" w14:textId="48169C15" w:rsidR="00935F29" w:rsidRDefault="006C277A">
      <w:pPr>
        <w:adjustRightInd w:val="0"/>
        <w:snapToGrid w:val="0"/>
        <w:jc w:val="center"/>
        <w:rPr>
          <w:b/>
          <w:bCs/>
          <w:kern w:val="0"/>
          <w:sz w:val="21"/>
          <w:szCs w:val="18"/>
        </w:rPr>
      </w:pPr>
      <w:r>
        <w:rPr>
          <w:rFonts w:hint="eastAsia"/>
          <w:b/>
          <w:bCs/>
          <w:kern w:val="0"/>
          <w:sz w:val="21"/>
          <w:szCs w:val="18"/>
        </w:rPr>
        <w:t>表</w:t>
      </w:r>
      <w:r>
        <w:rPr>
          <w:rFonts w:hint="eastAsia"/>
          <w:b/>
          <w:bCs/>
          <w:kern w:val="0"/>
          <w:sz w:val="21"/>
          <w:szCs w:val="18"/>
        </w:rPr>
        <w:t>3-</w:t>
      </w:r>
      <w:r w:rsidR="003412CA">
        <w:rPr>
          <w:rFonts w:hint="eastAsia"/>
          <w:b/>
          <w:bCs/>
          <w:kern w:val="0"/>
          <w:sz w:val="21"/>
          <w:szCs w:val="18"/>
        </w:rPr>
        <w:t>5</w:t>
      </w:r>
      <w:r>
        <w:rPr>
          <w:rFonts w:hint="eastAsia"/>
          <w:b/>
          <w:bCs/>
          <w:kern w:val="0"/>
          <w:sz w:val="21"/>
          <w:szCs w:val="18"/>
        </w:rPr>
        <w:t xml:space="preserve">  </w:t>
      </w:r>
      <w:r w:rsidR="00484B28" w:rsidRPr="00484B28">
        <w:rPr>
          <w:rFonts w:hint="eastAsia"/>
          <w:b/>
          <w:bCs/>
          <w:kern w:val="0"/>
          <w:sz w:val="21"/>
          <w:szCs w:val="18"/>
        </w:rPr>
        <w:t>多模态资源关联模块</w:t>
      </w:r>
      <w:r>
        <w:rPr>
          <w:rFonts w:hint="eastAsia"/>
          <w:b/>
          <w:bCs/>
          <w:kern w:val="0"/>
          <w:sz w:val="21"/>
          <w:szCs w:val="18"/>
        </w:rPr>
        <w:t>函数列表</w:t>
      </w:r>
    </w:p>
    <w:p w14:paraId="01A96ABC" w14:textId="72156EBE" w:rsidR="00935F29" w:rsidRDefault="006C277A">
      <w:pPr>
        <w:adjustRightInd w:val="0"/>
        <w:snapToGrid w:val="0"/>
        <w:jc w:val="center"/>
      </w:pPr>
      <w:r>
        <w:rPr>
          <w:rFonts w:hint="eastAsia"/>
          <w:b/>
          <w:bCs/>
          <w:kern w:val="0"/>
          <w:sz w:val="21"/>
          <w:szCs w:val="18"/>
        </w:rPr>
        <w:t>Table</w:t>
      </w:r>
      <w:r>
        <w:rPr>
          <w:b/>
          <w:bCs/>
          <w:kern w:val="0"/>
          <w:sz w:val="21"/>
          <w:szCs w:val="18"/>
        </w:rPr>
        <w:t xml:space="preserve"> 3-</w:t>
      </w:r>
      <w:proofErr w:type="gramStart"/>
      <w:r w:rsidR="003412CA">
        <w:rPr>
          <w:rFonts w:hint="eastAsia"/>
          <w:b/>
          <w:bCs/>
          <w:kern w:val="0"/>
          <w:sz w:val="21"/>
          <w:szCs w:val="18"/>
        </w:rPr>
        <w:t>5</w:t>
      </w:r>
      <w:r>
        <w:rPr>
          <w:b/>
          <w:bCs/>
          <w:kern w:val="0"/>
          <w:sz w:val="21"/>
          <w:szCs w:val="18"/>
        </w:rPr>
        <w:t xml:space="preserve"> </w:t>
      </w:r>
      <w:r>
        <w:rPr>
          <w:rFonts w:hint="eastAsia"/>
          <w:b/>
          <w:bCs/>
          <w:kern w:val="0"/>
          <w:sz w:val="21"/>
          <w:szCs w:val="18"/>
        </w:rPr>
        <w:t xml:space="preserve"> </w:t>
      </w:r>
      <w:r w:rsidR="008B32D6" w:rsidRPr="008B32D6">
        <w:rPr>
          <w:b/>
          <w:bCs/>
          <w:kern w:val="0"/>
          <w:sz w:val="21"/>
          <w:szCs w:val="18"/>
        </w:rPr>
        <w:t>List</w:t>
      </w:r>
      <w:proofErr w:type="gramEnd"/>
      <w:r w:rsidR="008B32D6" w:rsidRPr="008B32D6">
        <w:rPr>
          <w:b/>
          <w:bCs/>
          <w:kern w:val="0"/>
          <w:sz w:val="21"/>
          <w:szCs w:val="18"/>
        </w:rPr>
        <w:t xml:space="preserve"> of multimodal resource association module functions</w:t>
      </w:r>
    </w:p>
    <w:tbl>
      <w:tblPr>
        <w:tblW w:w="9026" w:type="dxa"/>
        <w:jc w:val="center"/>
        <w:tblLook w:val="04A0" w:firstRow="1" w:lastRow="0" w:firstColumn="1" w:lastColumn="0" w:noHBand="0" w:noVBand="1"/>
      </w:tblPr>
      <w:tblGrid>
        <w:gridCol w:w="2410"/>
        <w:gridCol w:w="152"/>
        <w:gridCol w:w="1974"/>
        <w:gridCol w:w="1985"/>
        <w:gridCol w:w="2505"/>
      </w:tblGrid>
      <w:tr w:rsidR="003E0E2C" w14:paraId="66AE5A36" w14:textId="188067C6" w:rsidTr="002050F0">
        <w:trPr>
          <w:trHeight w:val="476"/>
          <w:jc w:val="center"/>
        </w:trPr>
        <w:tc>
          <w:tcPr>
            <w:tcW w:w="2410" w:type="dxa"/>
            <w:tcBorders>
              <w:top w:val="single" w:sz="12" w:space="0" w:color="auto"/>
              <w:bottom w:val="single" w:sz="4" w:space="0" w:color="auto"/>
            </w:tcBorders>
            <w:vAlign w:val="center"/>
          </w:tcPr>
          <w:p w14:paraId="5B70654B" w14:textId="77777777"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函数名</w:t>
            </w:r>
          </w:p>
        </w:tc>
        <w:tc>
          <w:tcPr>
            <w:tcW w:w="2126" w:type="dxa"/>
            <w:gridSpan w:val="2"/>
            <w:tcBorders>
              <w:top w:val="single" w:sz="12" w:space="0" w:color="auto"/>
              <w:bottom w:val="single" w:sz="4" w:space="0" w:color="auto"/>
            </w:tcBorders>
            <w:vAlign w:val="center"/>
          </w:tcPr>
          <w:p w14:paraId="01EAD487" w14:textId="77777777" w:rsidR="003E0E2C" w:rsidRDefault="003E0E2C" w:rsidP="003E0E2C">
            <w:pPr>
              <w:autoSpaceDE w:val="0"/>
              <w:autoSpaceDN w:val="0"/>
              <w:adjustRightInd w:val="0"/>
              <w:snapToGrid w:val="0"/>
              <w:spacing w:before="60" w:after="60" w:line="240" w:lineRule="auto"/>
              <w:ind w:left="-51"/>
              <w:jc w:val="center"/>
              <w:rPr>
                <w:sz w:val="21"/>
                <w:szCs w:val="18"/>
              </w:rPr>
            </w:pPr>
            <w:r>
              <w:rPr>
                <w:rFonts w:hint="eastAsia"/>
                <w:sz w:val="21"/>
                <w:szCs w:val="18"/>
              </w:rPr>
              <w:t>参数</w:t>
            </w:r>
          </w:p>
        </w:tc>
        <w:tc>
          <w:tcPr>
            <w:tcW w:w="1985" w:type="dxa"/>
            <w:tcBorders>
              <w:top w:val="single" w:sz="12" w:space="0" w:color="auto"/>
              <w:bottom w:val="single" w:sz="4" w:space="0" w:color="auto"/>
            </w:tcBorders>
            <w:vAlign w:val="center"/>
          </w:tcPr>
          <w:p w14:paraId="28E7FBA9" w14:textId="457F7CA1" w:rsidR="003E0E2C" w:rsidRDefault="003E0E2C" w:rsidP="003E0E2C">
            <w:pPr>
              <w:autoSpaceDE w:val="0"/>
              <w:autoSpaceDN w:val="0"/>
              <w:adjustRightInd w:val="0"/>
              <w:snapToGrid w:val="0"/>
              <w:spacing w:before="60" w:after="60" w:line="240" w:lineRule="auto"/>
              <w:ind w:left="-51"/>
              <w:jc w:val="center"/>
              <w:rPr>
                <w:sz w:val="21"/>
                <w:szCs w:val="18"/>
              </w:rPr>
            </w:pPr>
            <w:r>
              <w:rPr>
                <w:rFonts w:hint="eastAsia"/>
                <w:sz w:val="21"/>
                <w:szCs w:val="18"/>
              </w:rPr>
              <w:t>函数参数说明</w:t>
            </w:r>
          </w:p>
        </w:tc>
        <w:tc>
          <w:tcPr>
            <w:tcW w:w="2505" w:type="dxa"/>
            <w:tcBorders>
              <w:top w:val="single" w:sz="12" w:space="0" w:color="auto"/>
              <w:bottom w:val="single" w:sz="4" w:space="0" w:color="auto"/>
            </w:tcBorders>
            <w:vAlign w:val="center"/>
          </w:tcPr>
          <w:p w14:paraId="11DE7640" w14:textId="22BCAA2B" w:rsidR="003E0E2C" w:rsidRDefault="00AB606E" w:rsidP="003E0E2C">
            <w:pPr>
              <w:autoSpaceDE w:val="0"/>
              <w:autoSpaceDN w:val="0"/>
              <w:adjustRightInd w:val="0"/>
              <w:snapToGrid w:val="0"/>
              <w:spacing w:before="60" w:after="60" w:line="240" w:lineRule="auto"/>
              <w:ind w:left="-51"/>
              <w:jc w:val="center"/>
              <w:rPr>
                <w:sz w:val="21"/>
                <w:szCs w:val="18"/>
              </w:rPr>
            </w:pPr>
            <w:r>
              <w:rPr>
                <w:rFonts w:hint="eastAsia"/>
                <w:sz w:val="21"/>
                <w:szCs w:val="18"/>
              </w:rPr>
              <w:t>函数</w:t>
            </w:r>
            <w:r w:rsidR="003E0E2C">
              <w:rPr>
                <w:rFonts w:hint="eastAsia"/>
                <w:sz w:val="21"/>
                <w:szCs w:val="18"/>
              </w:rPr>
              <w:t>说明</w:t>
            </w:r>
          </w:p>
        </w:tc>
      </w:tr>
      <w:tr w:rsidR="003E0E2C" w14:paraId="22D736F9" w14:textId="29481D7C" w:rsidTr="002050F0">
        <w:trPr>
          <w:trHeight w:val="702"/>
          <w:jc w:val="center"/>
        </w:trPr>
        <w:tc>
          <w:tcPr>
            <w:tcW w:w="2562" w:type="dxa"/>
            <w:gridSpan w:val="2"/>
            <w:tcBorders>
              <w:top w:val="single" w:sz="4" w:space="0" w:color="auto"/>
            </w:tcBorders>
            <w:vAlign w:val="center"/>
          </w:tcPr>
          <w:p w14:paraId="49C7B5F7"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handleImportanceChange</w:t>
            </w:r>
            <w:proofErr w:type="spellEnd"/>
          </w:p>
        </w:tc>
        <w:tc>
          <w:tcPr>
            <w:tcW w:w="1974" w:type="dxa"/>
            <w:tcBorders>
              <w:top w:val="single" w:sz="4" w:space="0" w:color="auto"/>
            </w:tcBorders>
            <w:vAlign w:val="center"/>
          </w:tcPr>
          <w:p w14:paraId="0D9C913C" w14:textId="77777777" w:rsidR="003E0E2C" w:rsidRDefault="003E0E2C" w:rsidP="003E0E2C">
            <w:pPr>
              <w:autoSpaceDE w:val="0"/>
              <w:autoSpaceDN w:val="0"/>
              <w:adjustRightInd w:val="0"/>
              <w:snapToGrid w:val="0"/>
              <w:spacing w:before="60" w:after="60" w:line="240" w:lineRule="auto"/>
              <w:ind w:left="-51"/>
              <w:jc w:val="center"/>
              <w:rPr>
                <w:sz w:val="21"/>
                <w:szCs w:val="18"/>
              </w:rPr>
            </w:pPr>
            <w:r>
              <w:rPr>
                <w:sz w:val="21"/>
                <w:szCs w:val="18"/>
              </w:rPr>
              <w:t>value</w:t>
            </w:r>
          </w:p>
        </w:tc>
        <w:tc>
          <w:tcPr>
            <w:tcW w:w="1985" w:type="dxa"/>
            <w:tcBorders>
              <w:top w:val="single" w:sz="4" w:space="0" w:color="auto"/>
            </w:tcBorders>
            <w:vAlign w:val="center"/>
          </w:tcPr>
          <w:p w14:paraId="4A7C6FBB" w14:textId="795DA4A4" w:rsidR="003E0E2C" w:rsidRDefault="003E0E2C" w:rsidP="003E0E2C">
            <w:pPr>
              <w:autoSpaceDE w:val="0"/>
              <w:autoSpaceDN w:val="0"/>
              <w:adjustRightInd w:val="0"/>
              <w:snapToGrid w:val="0"/>
              <w:spacing w:before="60" w:after="60" w:line="240" w:lineRule="auto"/>
              <w:ind w:left="-51"/>
              <w:jc w:val="center"/>
              <w:rPr>
                <w:sz w:val="21"/>
                <w:szCs w:val="18"/>
              </w:rPr>
            </w:pPr>
            <w:r>
              <w:rPr>
                <w:rFonts w:hint="eastAsia"/>
                <w:sz w:val="21"/>
                <w:szCs w:val="18"/>
              </w:rPr>
              <w:t>“重要性”</w:t>
            </w:r>
            <w:r w:rsidR="002F0C9F">
              <w:rPr>
                <w:rFonts w:hint="eastAsia"/>
                <w:sz w:val="21"/>
                <w:szCs w:val="18"/>
              </w:rPr>
              <w:t>值</w:t>
            </w:r>
          </w:p>
        </w:tc>
        <w:tc>
          <w:tcPr>
            <w:tcW w:w="2505" w:type="dxa"/>
            <w:tcBorders>
              <w:top w:val="single" w:sz="4" w:space="0" w:color="auto"/>
            </w:tcBorders>
            <w:vAlign w:val="center"/>
          </w:tcPr>
          <w:p w14:paraId="0F3FE22B" w14:textId="1C6EE5A0" w:rsidR="003E0E2C" w:rsidRDefault="003E0E2C" w:rsidP="003E0E2C">
            <w:pPr>
              <w:autoSpaceDE w:val="0"/>
              <w:autoSpaceDN w:val="0"/>
              <w:adjustRightInd w:val="0"/>
              <w:snapToGrid w:val="0"/>
              <w:spacing w:before="60" w:after="60" w:line="240" w:lineRule="auto"/>
              <w:ind w:left="-51"/>
              <w:jc w:val="center"/>
              <w:rPr>
                <w:sz w:val="21"/>
                <w:szCs w:val="18"/>
              </w:rPr>
            </w:pPr>
            <w:r>
              <w:rPr>
                <w:rFonts w:hint="eastAsia"/>
                <w:sz w:val="21"/>
                <w:szCs w:val="18"/>
              </w:rPr>
              <w:t>选择知识点</w:t>
            </w:r>
            <w:r w:rsidR="00856B64">
              <w:rPr>
                <w:rFonts w:hint="eastAsia"/>
                <w:sz w:val="21"/>
                <w:szCs w:val="18"/>
              </w:rPr>
              <w:t>的</w:t>
            </w:r>
            <w:r>
              <w:rPr>
                <w:rFonts w:hint="eastAsia"/>
                <w:sz w:val="21"/>
                <w:szCs w:val="18"/>
              </w:rPr>
              <w:t>“重要性”</w:t>
            </w:r>
          </w:p>
        </w:tc>
      </w:tr>
      <w:tr w:rsidR="003E0E2C" w:rsidRPr="00A77131" w14:paraId="246D47A4" w14:textId="66E1F492" w:rsidTr="002050F0">
        <w:trPr>
          <w:trHeight w:val="702"/>
          <w:jc w:val="center"/>
        </w:trPr>
        <w:tc>
          <w:tcPr>
            <w:tcW w:w="2562" w:type="dxa"/>
            <w:gridSpan w:val="2"/>
            <w:vAlign w:val="center"/>
          </w:tcPr>
          <w:p w14:paraId="4F05F999"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loadNodeImport</w:t>
            </w:r>
            <w:proofErr w:type="spellEnd"/>
          </w:p>
        </w:tc>
        <w:tc>
          <w:tcPr>
            <w:tcW w:w="1974" w:type="dxa"/>
            <w:vAlign w:val="center"/>
          </w:tcPr>
          <w:p w14:paraId="33453B13" w14:textId="77777777" w:rsidR="003E0E2C" w:rsidRDefault="003E0E2C" w:rsidP="003E0E2C">
            <w:pPr>
              <w:autoSpaceDE w:val="0"/>
              <w:autoSpaceDN w:val="0"/>
              <w:adjustRightInd w:val="0"/>
              <w:snapToGrid w:val="0"/>
              <w:spacing w:before="60" w:after="60" w:line="240" w:lineRule="auto"/>
              <w:ind w:left="-51"/>
              <w:jc w:val="center"/>
              <w:rPr>
                <w:sz w:val="21"/>
                <w:szCs w:val="18"/>
              </w:rPr>
            </w:pPr>
            <w:proofErr w:type="spellStart"/>
            <w:r>
              <w:rPr>
                <w:sz w:val="21"/>
                <w:szCs w:val="18"/>
              </w:rPr>
              <w:t>nodeId</w:t>
            </w:r>
            <w:proofErr w:type="spellEnd"/>
          </w:p>
        </w:tc>
        <w:tc>
          <w:tcPr>
            <w:tcW w:w="1985" w:type="dxa"/>
            <w:vAlign w:val="center"/>
          </w:tcPr>
          <w:p w14:paraId="01F80F3D" w14:textId="51BED21D" w:rsidR="003E0E2C" w:rsidRDefault="002F0C9F" w:rsidP="003E0E2C">
            <w:pPr>
              <w:autoSpaceDE w:val="0"/>
              <w:autoSpaceDN w:val="0"/>
              <w:adjustRightInd w:val="0"/>
              <w:snapToGrid w:val="0"/>
              <w:spacing w:before="60" w:after="60" w:line="240" w:lineRule="auto"/>
              <w:ind w:left="-51"/>
              <w:jc w:val="center"/>
              <w:rPr>
                <w:sz w:val="21"/>
                <w:szCs w:val="18"/>
              </w:rPr>
            </w:pPr>
            <w:r>
              <w:rPr>
                <w:rFonts w:hint="eastAsia"/>
                <w:sz w:val="21"/>
                <w:szCs w:val="18"/>
              </w:rPr>
              <w:t>节点</w:t>
            </w:r>
            <w:r>
              <w:rPr>
                <w:rFonts w:hint="eastAsia"/>
                <w:sz w:val="21"/>
                <w:szCs w:val="18"/>
              </w:rPr>
              <w:t>id</w:t>
            </w:r>
          </w:p>
        </w:tc>
        <w:tc>
          <w:tcPr>
            <w:tcW w:w="2505" w:type="dxa"/>
            <w:vAlign w:val="center"/>
          </w:tcPr>
          <w:p w14:paraId="0BD2B93F" w14:textId="3C6383EB" w:rsidR="003E0E2C" w:rsidRDefault="003E0E2C" w:rsidP="003E0E2C">
            <w:pPr>
              <w:autoSpaceDE w:val="0"/>
              <w:autoSpaceDN w:val="0"/>
              <w:adjustRightInd w:val="0"/>
              <w:snapToGrid w:val="0"/>
              <w:spacing w:before="60" w:after="60" w:line="240" w:lineRule="auto"/>
              <w:ind w:left="-51"/>
              <w:jc w:val="center"/>
              <w:rPr>
                <w:sz w:val="21"/>
                <w:szCs w:val="18"/>
              </w:rPr>
            </w:pPr>
            <w:r>
              <w:rPr>
                <w:rFonts w:hint="eastAsia"/>
                <w:sz w:val="21"/>
                <w:szCs w:val="18"/>
              </w:rPr>
              <w:t>加载知识点</w:t>
            </w:r>
            <w:r w:rsidR="00856B64">
              <w:rPr>
                <w:rFonts w:hint="eastAsia"/>
                <w:sz w:val="21"/>
                <w:szCs w:val="18"/>
              </w:rPr>
              <w:t>的</w:t>
            </w:r>
            <w:r>
              <w:rPr>
                <w:rFonts w:hint="eastAsia"/>
                <w:sz w:val="21"/>
                <w:szCs w:val="18"/>
              </w:rPr>
              <w:t>“重要性”</w:t>
            </w:r>
          </w:p>
        </w:tc>
      </w:tr>
      <w:tr w:rsidR="003E0E2C" w14:paraId="66618902" w14:textId="4561937A" w:rsidTr="002050F0">
        <w:trPr>
          <w:trHeight w:val="410"/>
          <w:jc w:val="center"/>
        </w:trPr>
        <w:tc>
          <w:tcPr>
            <w:tcW w:w="2562" w:type="dxa"/>
            <w:gridSpan w:val="2"/>
            <w:vAlign w:val="center"/>
          </w:tcPr>
          <w:p w14:paraId="3564A05C"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imageHandler</w:t>
            </w:r>
            <w:proofErr w:type="spellEnd"/>
          </w:p>
        </w:tc>
        <w:tc>
          <w:tcPr>
            <w:tcW w:w="1974" w:type="dxa"/>
            <w:vAlign w:val="center"/>
          </w:tcPr>
          <w:p w14:paraId="7068C236" w14:textId="77777777"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1985" w:type="dxa"/>
            <w:vAlign w:val="center"/>
          </w:tcPr>
          <w:p w14:paraId="7DEF74D2" w14:textId="208F7D0D" w:rsidR="003E0E2C" w:rsidRDefault="002F0C9F"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505" w:type="dxa"/>
            <w:vAlign w:val="center"/>
          </w:tcPr>
          <w:p w14:paraId="1D5538A8" w14:textId="4D1B3A31"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插入图片到富文本框</w:t>
            </w:r>
          </w:p>
        </w:tc>
      </w:tr>
      <w:tr w:rsidR="003E0E2C" w14:paraId="762803C0" w14:textId="435589CB" w:rsidTr="002050F0">
        <w:trPr>
          <w:trHeight w:val="410"/>
          <w:jc w:val="center"/>
        </w:trPr>
        <w:tc>
          <w:tcPr>
            <w:tcW w:w="2562" w:type="dxa"/>
            <w:gridSpan w:val="2"/>
            <w:vAlign w:val="center"/>
          </w:tcPr>
          <w:p w14:paraId="2A1B4D5C"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handleManualSave</w:t>
            </w:r>
            <w:proofErr w:type="spellEnd"/>
          </w:p>
        </w:tc>
        <w:tc>
          <w:tcPr>
            <w:tcW w:w="1974" w:type="dxa"/>
            <w:vAlign w:val="center"/>
          </w:tcPr>
          <w:p w14:paraId="74739CDC" w14:textId="77777777"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1985" w:type="dxa"/>
            <w:vAlign w:val="center"/>
          </w:tcPr>
          <w:p w14:paraId="125586FB" w14:textId="3BBD1F62" w:rsidR="003E0E2C" w:rsidRDefault="002F0C9F"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505" w:type="dxa"/>
            <w:vAlign w:val="center"/>
          </w:tcPr>
          <w:p w14:paraId="56124EF8" w14:textId="28943B8D"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手动保存富文本内容</w:t>
            </w:r>
          </w:p>
        </w:tc>
      </w:tr>
      <w:tr w:rsidR="003E0E2C" w14:paraId="629B9852" w14:textId="20477B19" w:rsidTr="002050F0">
        <w:trPr>
          <w:trHeight w:val="410"/>
          <w:jc w:val="center"/>
        </w:trPr>
        <w:tc>
          <w:tcPr>
            <w:tcW w:w="2562" w:type="dxa"/>
            <w:gridSpan w:val="2"/>
            <w:vAlign w:val="center"/>
          </w:tcPr>
          <w:p w14:paraId="77E313D1"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loadNodeContent</w:t>
            </w:r>
            <w:proofErr w:type="spellEnd"/>
          </w:p>
        </w:tc>
        <w:tc>
          <w:tcPr>
            <w:tcW w:w="1974" w:type="dxa"/>
            <w:vAlign w:val="center"/>
          </w:tcPr>
          <w:p w14:paraId="5D7C3528" w14:textId="77777777" w:rsidR="003E0E2C" w:rsidRDefault="003E0E2C" w:rsidP="003E0E2C">
            <w:pPr>
              <w:autoSpaceDE w:val="0"/>
              <w:autoSpaceDN w:val="0"/>
              <w:adjustRightInd w:val="0"/>
              <w:snapToGrid w:val="0"/>
              <w:spacing w:before="60" w:after="60" w:line="240" w:lineRule="auto"/>
              <w:jc w:val="center"/>
              <w:rPr>
                <w:sz w:val="21"/>
                <w:szCs w:val="18"/>
              </w:rPr>
            </w:pPr>
            <w:proofErr w:type="spellStart"/>
            <w:r>
              <w:rPr>
                <w:sz w:val="21"/>
                <w:szCs w:val="18"/>
              </w:rPr>
              <w:t>nodeId</w:t>
            </w:r>
            <w:proofErr w:type="spellEnd"/>
          </w:p>
        </w:tc>
        <w:tc>
          <w:tcPr>
            <w:tcW w:w="1985" w:type="dxa"/>
            <w:vAlign w:val="center"/>
          </w:tcPr>
          <w:p w14:paraId="01101FAB" w14:textId="6169CD43" w:rsidR="003E0E2C" w:rsidRDefault="002F0C9F" w:rsidP="003E0E2C">
            <w:pPr>
              <w:autoSpaceDE w:val="0"/>
              <w:autoSpaceDN w:val="0"/>
              <w:adjustRightInd w:val="0"/>
              <w:snapToGrid w:val="0"/>
              <w:spacing w:before="60" w:after="60" w:line="240" w:lineRule="auto"/>
              <w:jc w:val="center"/>
              <w:rPr>
                <w:sz w:val="21"/>
                <w:szCs w:val="18"/>
              </w:rPr>
            </w:pPr>
            <w:r>
              <w:rPr>
                <w:rFonts w:hint="eastAsia"/>
                <w:sz w:val="21"/>
                <w:szCs w:val="18"/>
              </w:rPr>
              <w:t>节点</w:t>
            </w:r>
            <w:r>
              <w:rPr>
                <w:rFonts w:hint="eastAsia"/>
                <w:sz w:val="21"/>
                <w:szCs w:val="18"/>
              </w:rPr>
              <w:t>id</w:t>
            </w:r>
          </w:p>
        </w:tc>
        <w:tc>
          <w:tcPr>
            <w:tcW w:w="2505" w:type="dxa"/>
            <w:vAlign w:val="center"/>
          </w:tcPr>
          <w:p w14:paraId="33DF8AB2" w14:textId="59BD4A37"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加载节点富文本内容</w:t>
            </w:r>
          </w:p>
        </w:tc>
      </w:tr>
      <w:tr w:rsidR="003E0E2C" w14:paraId="56F1113B" w14:textId="48294C41" w:rsidTr="002050F0">
        <w:trPr>
          <w:trHeight w:val="410"/>
          <w:jc w:val="center"/>
        </w:trPr>
        <w:tc>
          <w:tcPr>
            <w:tcW w:w="2562" w:type="dxa"/>
            <w:gridSpan w:val="2"/>
            <w:vAlign w:val="center"/>
          </w:tcPr>
          <w:p w14:paraId="564B12DB"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handleFileUpload</w:t>
            </w:r>
            <w:proofErr w:type="spellEnd"/>
          </w:p>
        </w:tc>
        <w:tc>
          <w:tcPr>
            <w:tcW w:w="1974" w:type="dxa"/>
            <w:vAlign w:val="center"/>
          </w:tcPr>
          <w:p w14:paraId="191F40DD" w14:textId="77777777"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response</w:t>
            </w:r>
          </w:p>
        </w:tc>
        <w:tc>
          <w:tcPr>
            <w:tcW w:w="1985" w:type="dxa"/>
            <w:vAlign w:val="center"/>
          </w:tcPr>
          <w:p w14:paraId="5F0827F0" w14:textId="32F47B4D" w:rsidR="003E0E2C" w:rsidRDefault="00E92905" w:rsidP="003E0E2C">
            <w:pPr>
              <w:autoSpaceDE w:val="0"/>
              <w:autoSpaceDN w:val="0"/>
              <w:adjustRightInd w:val="0"/>
              <w:snapToGrid w:val="0"/>
              <w:spacing w:before="60" w:after="60" w:line="240" w:lineRule="auto"/>
              <w:jc w:val="center"/>
              <w:rPr>
                <w:sz w:val="21"/>
                <w:szCs w:val="18"/>
              </w:rPr>
            </w:pPr>
            <w:r w:rsidRPr="00E92905">
              <w:rPr>
                <w:rFonts w:hint="eastAsia"/>
                <w:sz w:val="21"/>
                <w:szCs w:val="18"/>
              </w:rPr>
              <w:t>响应数据</w:t>
            </w:r>
          </w:p>
        </w:tc>
        <w:tc>
          <w:tcPr>
            <w:tcW w:w="2505" w:type="dxa"/>
            <w:vAlign w:val="center"/>
          </w:tcPr>
          <w:p w14:paraId="0C0DB958" w14:textId="4DD51073"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处理文件上传</w:t>
            </w:r>
          </w:p>
        </w:tc>
      </w:tr>
      <w:tr w:rsidR="003E0E2C" w14:paraId="31823260" w14:textId="2531C73B" w:rsidTr="002050F0">
        <w:trPr>
          <w:trHeight w:val="410"/>
          <w:jc w:val="center"/>
        </w:trPr>
        <w:tc>
          <w:tcPr>
            <w:tcW w:w="2562" w:type="dxa"/>
            <w:gridSpan w:val="2"/>
            <w:vAlign w:val="center"/>
          </w:tcPr>
          <w:p w14:paraId="6DF845B6"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saveFilesToNode</w:t>
            </w:r>
            <w:proofErr w:type="spellEnd"/>
          </w:p>
        </w:tc>
        <w:tc>
          <w:tcPr>
            <w:tcW w:w="1974" w:type="dxa"/>
            <w:vAlign w:val="center"/>
          </w:tcPr>
          <w:p w14:paraId="68974EED" w14:textId="77777777"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1985" w:type="dxa"/>
            <w:vAlign w:val="center"/>
          </w:tcPr>
          <w:p w14:paraId="0FBBC506" w14:textId="682B0B64" w:rsidR="003E0E2C" w:rsidRDefault="002F0C9F"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505" w:type="dxa"/>
            <w:vAlign w:val="center"/>
          </w:tcPr>
          <w:p w14:paraId="6DB49B00" w14:textId="01E4D7E9"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保存文件到当前节点</w:t>
            </w:r>
          </w:p>
        </w:tc>
      </w:tr>
      <w:tr w:rsidR="003E0E2C" w14:paraId="78AF343E" w14:textId="133F8925" w:rsidTr="002050F0">
        <w:trPr>
          <w:trHeight w:val="410"/>
          <w:jc w:val="center"/>
        </w:trPr>
        <w:tc>
          <w:tcPr>
            <w:tcW w:w="2562" w:type="dxa"/>
            <w:gridSpan w:val="2"/>
            <w:vAlign w:val="center"/>
          </w:tcPr>
          <w:p w14:paraId="120366F6"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loadFilesForNode</w:t>
            </w:r>
            <w:proofErr w:type="spellEnd"/>
          </w:p>
        </w:tc>
        <w:tc>
          <w:tcPr>
            <w:tcW w:w="1974" w:type="dxa"/>
            <w:vAlign w:val="center"/>
          </w:tcPr>
          <w:p w14:paraId="2791B64C" w14:textId="77777777" w:rsidR="003E0E2C" w:rsidRDefault="003E0E2C" w:rsidP="003E0E2C">
            <w:pPr>
              <w:autoSpaceDE w:val="0"/>
              <w:autoSpaceDN w:val="0"/>
              <w:adjustRightInd w:val="0"/>
              <w:snapToGrid w:val="0"/>
              <w:spacing w:before="60" w:after="60" w:line="240" w:lineRule="auto"/>
              <w:jc w:val="center"/>
              <w:rPr>
                <w:sz w:val="21"/>
                <w:szCs w:val="18"/>
              </w:rPr>
            </w:pPr>
            <w:proofErr w:type="spellStart"/>
            <w:r>
              <w:rPr>
                <w:sz w:val="21"/>
                <w:szCs w:val="18"/>
              </w:rPr>
              <w:t>nodeId</w:t>
            </w:r>
            <w:proofErr w:type="spellEnd"/>
          </w:p>
        </w:tc>
        <w:tc>
          <w:tcPr>
            <w:tcW w:w="1985" w:type="dxa"/>
            <w:vAlign w:val="center"/>
          </w:tcPr>
          <w:p w14:paraId="1C0B4DAA" w14:textId="5660F409" w:rsidR="003E0E2C" w:rsidRDefault="002F0C9F" w:rsidP="003E0E2C">
            <w:pPr>
              <w:autoSpaceDE w:val="0"/>
              <w:autoSpaceDN w:val="0"/>
              <w:adjustRightInd w:val="0"/>
              <w:snapToGrid w:val="0"/>
              <w:spacing w:before="60" w:after="60" w:line="240" w:lineRule="auto"/>
              <w:jc w:val="center"/>
              <w:rPr>
                <w:sz w:val="21"/>
                <w:szCs w:val="18"/>
              </w:rPr>
            </w:pPr>
            <w:r>
              <w:rPr>
                <w:rFonts w:hint="eastAsia"/>
                <w:sz w:val="21"/>
                <w:szCs w:val="18"/>
              </w:rPr>
              <w:t>节点</w:t>
            </w:r>
            <w:r>
              <w:rPr>
                <w:rFonts w:hint="eastAsia"/>
                <w:sz w:val="21"/>
                <w:szCs w:val="18"/>
              </w:rPr>
              <w:t>id</w:t>
            </w:r>
          </w:p>
        </w:tc>
        <w:tc>
          <w:tcPr>
            <w:tcW w:w="2505" w:type="dxa"/>
            <w:vAlign w:val="center"/>
          </w:tcPr>
          <w:p w14:paraId="7B242E65" w14:textId="433BA7BD"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加载节点文件</w:t>
            </w:r>
          </w:p>
        </w:tc>
      </w:tr>
      <w:tr w:rsidR="003E0E2C" w14:paraId="280C6436" w14:textId="635F67C9" w:rsidTr="002050F0">
        <w:trPr>
          <w:trHeight w:val="410"/>
          <w:jc w:val="center"/>
        </w:trPr>
        <w:tc>
          <w:tcPr>
            <w:tcW w:w="2562" w:type="dxa"/>
            <w:gridSpan w:val="2"/>
            <w:vAlign w:val="center"/>
          </w:tcPr>
          <w:p w14:paraId="22BF5C8F"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removeFile</w:t>
            </w:r>
            <w:proofErr w:type="spellEnd"/>
          </w:p>
        </w:tc>
        <w:tc>
          <w:tcPr>
            <w:tcW w:w="1974" w:type="dxa"/>
            <w:vAlign w:val="center"/>
          </w:tcPr>
          <w:p w14:paraId="224E95D2" w14:textId="77777777"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file</w:t>
            </w:r>
          </w:p>
        </w:tc>
        <w:tc>
          <w:tcPr>
            <w:tcW w:w="1985" w:type="dxa"/>
            <w:vAlign w:val="center"/>
          </w:tcPr>
          <w:p w14:paraId="3BD651C9" w14:textId="607EEF02" w:rsidR="003E0E2C" w:rsidRDefault="00E92905" w:rsidP="003E0E2C">
            <w:pPr>
              <w:autoSpaceDE w:val="0"/>
              <w:autoSpaceDN w:val="0"/>
              <w:adjustRightInd w:val="0"/>
              <w:snapToGrid w:val="0"/>
              <w:spacing w:before="60" w:after="60" w:line="240" w:lineRule="auto"/>
              <w:jc w:val="center"/>
              <w:rPr>
                <w:sz w:val="21"/>
                <w:szCs w:val="18"/>
              </w:rPr>
            </w:pPr>
            <w:r>
              <w:rPr>
                <w:rFonts w:hint="eastAsia"/>
                <w:sz w:val="21"/>
                <w:szCs w:val="18"/>
              </w:rPr>
              <w:t>文件对象</w:t>
            </w:r>
          </w:p>
        </w:tc>
        <w:tc>
          <w:tcPr>
            <w:tcW w:w="2505" w:type="dxa"/>
            <w:vAlign w:val="center"/>
          </w:tcPr>
          <w:p w14:paraId="58F13997" w14:textId="629EC9F0"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删除文件</w:t>
            </w:r>
          </w:p>
        </w:tc>
      </w:tr>
      <w:tr w:rsidR="003E0E2C" w14:paraId="790C3800" w14:textId="28FCDB8D" w:rsidTr="002050F0">
        <w:trPr>
          <w:trHeight w:val="410"/>
          <w:jc w:val="center"/>
        </w:trPr>
        <w:tc>
          <w:tcPr>
            <w:tcW w:w="2562" w:type="dxa"/>
            <w:gridSpan w:val="2"/>
            <w:vAlign w:val="center"/>
          </w:tcPr>
          <w:p w14:paraId="5550C3F9"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handleFileClick</w:t>
            </w:r>
            <w:proofErr w:type="spellEnd"/>
          </w:p>
        </w:tc>
        <w:tc>
          <w:tcPr>
            <w:tcW w:w="1974" w:type="dxa"/>
            <w:vAlign w:val="center"/>
          </w:tcPr>
          <w:p w14:paraId="167B0678" w14:textId="77777777"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file</w:t>
            </w:r>
          </w:p>
        </w:tc>
        <w:tc>
          <w:tcPr>
            <w:tcW w:w="1985" w:type="dxa"/>
            <w:vAlign w:val="center"/>
          </w:tcPr>
          <w:p w14:paraId="08B3E95D" w14:textId="00A41598" w:rsidR="003E0E2C" w:rsidRDefault="00E92905" w:rsidP="003E0E2C">
            <w:pPr>
              <w:autoSpaceDE w:val="0"/>
              <w:autoSpaceDN w:val="0"/>
              <w:adjustRightInd w:val="0"/>
              <w:snapToGrid w:val="0"/>
              <w:spacing w:before="60" w:after="60" w:line="240" w:lineRule="auto"/>
              <w:jc w:val="center"/>
              <w:rPr>
                <w:sz w:val="21"/>
                <w:szCs w:val="18"/>
              </w:rPr>
            </w:pPr>
            <w:r>
              <w:rPr>
                <w:rFonts w:hint="eastAsia"/>
                <w:sz w:val="21"/>
                <w:szCs w:val="18"/>
              </w:rPr>
              <w:t>文件对象</w:t>
            </w:r>
          </w:p>
        </w:tc>
        <w:tc>
          <w:tcPr>
            <w:tcW w:w="2505" w:type="dxa"/>
            <w:vAlign w:val="center"/>
          </w:tcPr>
          <w:p w14:paraId="2F9BA616" w14:textId="00B5E996"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查看文件</w:t>
            </w:r>
          </w:p>
        </w:tc>
      </w:tr>
      <w:tr w:rsidR="003E0E2C" w14:paraId="245F8979" w14:textId="41B846CE" w:rsidTr="002050F0">
        <w:trPr>
          <w:trHeight w:val="410"/>
          <w:jc w:val="center"/>
        </w:trPr>
        <w:tc>
          <w:tcPr>
            <w:tcW w:w="2562" w:type="dxa"/>
            <w:gridSpan w:val="2"/>
            <w:vAlign w:val="center"/>
          </w:tcPr>
          <w:p w14:paraId="69C01362"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handleVideoUpload</w:t>
            </w:r>
            <w:proofErr w:type="spellEnd"/>
          </w:p>
        </w:tc>
        <w:tc>
          <w:tcPr>
            <w:tcW w:w="1974" w:type="dxa"/>
            <w:vAlign w:val="center"/>
          </w:tcPr>
          <w:p w14:paraId="08B490BD" w14:textId="77777777"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response</w:t>
            </w:r>
          </w:p>
        </w:tc>
        <w:tc>
          <w:tcPr>
            <w:tcW w:w="1985" w:type="dxa"/>
            <w:vAlign w:val="center"/>
          </w:tcPr>
          <w:p w14:paraId="122158FC" w14:textId="31DD10FB" w:rsidR="003E0E2C" w:rsidRDefault="00E92905" w:rsidP="003E0E2C">
            <w:pPr>
              <w:autoSpaceDE w:val="0"/>
              <w:autoSpaceDN w:val="0"/>
              <w:adjustRightInd w:val="0"/>
              <w:snapToGrid w:val="0"/>
              <w:spacing w:before="60" w:after="60" w:line="240" w:lineRule="auto"/>
              <w:jc w:val="center"/>
              <w:rPr>
                <w:sz w:val="21"/>
                <w:szCs w:val="18"/>
              </w:rPr>
            </w:pPr>
            <w:r w:rsidRPr="00E92905">
              <w:rPr>
                <w:rFonts w:hint="eastAsia"/>
                <w:sz w:val="21"/>
                <w:szCs w:val="18"/>
              </w:rPr>
              <w:t>响应数据</w:t>
            </w:r>
          </w:p>
        </w:tc>
        <w:tc>
          <w:tcPr>
            <w:tcW w:w="2505" w:type="dxa"/>
            <w:vAlign w:val="center"/>
          </w:tcPr>
          <w:p w14:paraId="783D7BB7" w14:textId="5DCEDA76"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视频上传</w:t>
            </w:r>
          </w:p>
        </w:tc>
      </w:tr>
      <w:tr w:rsidR="003E0E2C" w14:paraId="15E165A1" w14:textId="57032907" w:rsidTr="002050F0">
        <w:trPr>
          <w:trHeight w:val="410"/>
          <w:jc w:val="center"/>
        </w:trPr>
        <w:tc>
          <w:tcPr>
            <w:tcW w:w="2562" w:type="dxa"/>
            <w:gridSpan w:val="2"/>
            <w:vAlign w:val="center"/>
          </w:tcPr>
          <w:p w14:paraId="2BBBE122"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removeVideo</w:t>
            </w:r>
            <w:proofErr w:type="spellEnd"/>
          </w:p>
        </w:tc>
        <w:tc>
          <w:tcPr>
            <w:tcW w:w="1974" w:type="dxa"/>
            <w:vAlign w:val="center"/>
          </w:tcPr>
          <w:p w14:paraId="61B8A825" w14:textId="77777777"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video</w:t>
            </w:r>
          </w:p>
        </w:tc>
        <w:tc>
          <w:tcPr>
            <w:tcW w:w="1985" w:type="dxa"/>
            <w:vAlign w:val="center"/>
          </w:tcPr>
          <w:p w14:paraId="041788A2" w14:textId="08E13FD6" w:rsidR="003E0E2C" w:rsidRDefault="00E92905" w:rsidP="003E0E2C">
            <w:pPr>
              <w:autoSpaceDE w:val="0"/>
              <w:autoSpaceDN w:val="0"/>
              <w:adjustRightInd w:val="0"/>
              <w:snapToGrid w:val="0"/>
              <w:spacing w:before="60" w:after="60" w:line="240" w:lineRule="auto"/>
              <w:jc w:val="center"/>
              <w:rPr>
                <w:sz w:val="21"/>
                <w:szCs w:val="18"/>
              </w:rPr>
            </w:pPr>
            <w:r>
              <w:rPr>
                <w:rFonts w:hint="eastAsia"/>
                <w:sz w:val="21"/>
                <w:szCs w:val="18"/>
              </w:rPr>
              <w:t>视频对象</w:t>
            </w:r>
          </w:p>
        </w:tc>
        <w:tc>
          <w:tcPr>
            <w:tcW w:w="2505" w:type="dxa"/>
            <w:vAlign w:val="center"/>
          </w:tcPr>
          <w:p w14:paraId="07EA9D32" w14:textId="639FB8D5"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删除视频</w:t>
            </w:r>
          </w:p>
        </w:tc>
      </w:tr>
      <w:tr w:rsidR="003E0E2C" w14:paraId="0D001BE9" w14:textId="3D8D9A74" w:rsidTr="002050F0">
        <w:trPr>
          <w:trHeight w:val="410"/>
          <w:jc w:val="center"/>
        </w:trPr>
        <w:tc>
          <w:tcPr>
            <w:tcW w:w="2562" w:type="dxa"/>
            <w:gridSpan w:val="2"/>
            <w:vAlign w:val="center"/>
          </w:tcPr>
          <w:p w14:paraId="75390820"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saveVideosToNode</w:t>
            </w:r>
            <w:proofErr w:type="spellEnd"/>
          </w:p>
        </w:tc>
        <w:tc>
          <w:tcPr>
            <w:tcW w:w="1974" w:type="dxa"/>
            <w:vAlign w:val="center"/>
          </w:tcPr>
          <w:p w14:paraId="27F9B999" w14:textId="77777777"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1985" w:type="dxa"/>
            <w:vAlign w:val="center"/>
          </w:tcPr>
          <w:p w14:paraId="3251F3BB" w14:textId="445A9AC5" w:rsidR="003E0E2C" w:rsidRDefault="002F0C9F"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505" w:type="dxa"/>
            <w:vAlign w:val="center"/>
          </w:tcPr>
          <w:p w14:paraId="03327C7C" w14:textId="0182B221"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保存视频到当前节点</w:t>
            </w:r>
          </w:p>
        </w:tc>
      </w:tr>
      <w:tr w:rsidR="003E0E2C" w14:paraId="06A600D3" w14:textId="37B2DDA4" w:rsidTr="002050F0">
        <w:trPr>
          <w:trHeight w:val="410"/>
          <w:jc w:val="center"/>
        </w:trPr>
        <w:tc>
          <w:tcPr>
            <w:tcW w:w="2562" w:type="dxa"/>
            <w:gridSpan w:val="2"/>
            <w:vAlign w:val="center"/>
          </w:tcPr>
          <w:p w14:paraId="68B9A713" w14:textId="77777777"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loadVideosForNode</w:t>
            </w:r>
            <w:proofErr w:type="spellEnd"/>
          </w:p>
        </w:tc>
        <w:tc>
          <w:tcPr>
            <w:tcW w:w="1974" w:type="dxa"/>
            <w:vAlign w:val="center"/>
          </w:tcPr>
          <w:p w14:paraId="354B6203" w14:textId="77777777" w:rsidR="003E0E2C" w:rsidRDefault="003E0E2C" w:rsidP="003E0E2C">
            <w:pPr>
              <w:autoSpaceDE w:val="0"/>
              <w:autoSpaceDN w:val="0"/>
              <w:adjustRightInd w:val="0"/>
              <w:snapToGrid w:val="0"/>
              <w:spacing w:before="60" w:after="60" w:line="240" w:lineRule="auto"/>
              <w:jc w:val="center"/>
              <w:rPr>
                <w:sz w:val="21"/>
                <w:szCs w:val="18"/>
              </w:rPr>
            </w:pPr>
            <w:proofErr w:type="spellStart"/>
            <w:r>
              <w:rPr>
                <w:sz w:val="21"/>
                <w:szCs w:val="18"/>
              </w:rPr>
              <w:t>nodeId</w:t>
            </w:r>
            <w:proofErr w:type="spellEnd"/>
          </w:p>
        </w:tc>
        <w:tc>
          <w:tcPr>
            <w:tcW w:w="1985" w:type="dxa"/>
            <w:vAlign w:val="center"/>
          </w:tcPr>
          <w:p w14:paraId="27FBEC53" w14:textId="62F0453A" w:rsidR="003E0E2C" w:rsidRDefault="002F0C9F" w:rsidP="003E0E2C">
            <w:pPr>
              <w:autoSpaceDE w:val="0"/>
              <w:autoSpaceDN w:val="0"/>
              <w:adjustRightInd w:val="0"/>
              <w:snapToGrid w:val="0"/>
              <w:spacing w:before="60" w:after="60" w:line="240" w:lineRule="auto"/>
              <w:jc w:val="center"/>
              <w:rPr>
                <w:sz w:val="21"/>
                <w:szCs w:val="18"/>
              </w:rPr>
            </w:pPr>
            <w:r>
              <w:rPr>
                <w:rFonts w:hint="eastAsia"/>
                <w:sz w:val="21"/>
                <w:szCs w:val="18"/>
              </w:rPr>
              <w:t>节点</w:t>
            </w:r>
            <w:r>
              <w:rPr>
                <w:rFonts w:hint="eastAsia"/>
                <w:sz w:val="21"/>
                <w:szCs w:val="18"/>
              </w:rPr>
              <w:t>id</w:t>
            </w:r>
          </w:p>
        </w:tc>
        <w:tc>
          <w:tcPr>
            <w:tcW w:w="2505" w:type="dxa"/>
            <w:vAlign w:val="center"/>
          </w:tcPr>
          <w:p w14:paraId="64F05AC7" w14:textId="0DF83AF0"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初始化加载视频</w:t>
            </w:r>
          </w:p>
        </w:tc>
      </w:tr>
      <w:tr w:rsidR="003E0E2C" w14:paraId="2AE5107D" w14:textId="2EA1D965" w:rsidTr="002050F0">
        <w:trPr>
          <w:trHeight w:val="410"/>
          <w:jc w:val="center"/>
        </w:trPr>
        <w:tc>
          <w:tcPr>
            <w:tcW w:w="2562" w:type="dxa"/>
            <w:gridSpan w:val="2"/>
            <w:vAlign w:val="center"/>
          </w:tcPr>
          <w:p w14:paraId="12408C88" w14:textId="37B946C2"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handleKnowledgeButton</w:t>
            </w:r>
            <w:proofErr w:type="spellEnd"/>
          </w:p>
        </w:tc>
        <w:tc>
          <w:tcPr>
            <w:tcW w:w="1974" w:type="dxa"/>
            <w:vAlign w:val="center"/>
          </w:tcPr>
          <w:p w14:paraId="515BE9EA" w14:textId="59DC6122"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1985" w:type="dxa"/>
            <w:vAlign w:val="center"/>
          </w:tcPr>
          <w:p w14:paraId="4E298BCD" w14:textId="369CB982" w:rsidR="003E0E2C" w:rsidRDefault="002F0C9F"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505" w:type="dxa"/>
            <w:vAlign w:val="center"/>
          </w:tcPr>
          <w:p w14:paraId="299640C4" w14:textId="06F9BD58"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编辑前序知识点</w:t>
            </w:r>
          </w:p>
        </w:tc>
      </w:tr>
      <w:tr w:rsidR="003E0E2C" w14:paraId="3C0298F8" w14:textId="18CED031" w:rsidTr="002050F0">
        <w:trPr>
          <w:trHeight w:val="410"/>
          <w:jc w:val="center"/>
        </w:trPr>
        <w:tc>
          <w:tcPr>
            <w:tcW w:w="2562" w:type="dxa"/>
            <w:gridSpan w:val="2"/>
            <w:vAlign w:val="center"/>
          </w:tcPr>
          <w:p w14:paraId="1116D67B" w14:textId="4AB3357D"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viewPreviousKnowledge</w:t>
            </w:r>
            <w:proofErr w:type="spellEnd"/>
          </w:p>
        </w:tc>
        <w:tc>
          <w:tcPr>
            <w:tcW w:w="1974" w:type="dxa"/>
            <w:vAlign w:val="center"/>
          </w:tcPr>
          <w:p w14:paraId="342EF836" w14:textId="5817DC9E"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1985" w:type="dxa"/>
            <w:vAlign w:val="center"/>
          </w:tcPr>
          <w:p w14:paraId="08F50D0E" w14:textId="3585783C" w:rsidR="003E0E2C" w:rsidRDefault="002F0C9F"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505" w:type="dxa"/>
            <w:vAlign w:val="center"/>
          </w:tcPr>
          <w:p w14:paraId="0E1F9A32" w14:textId="35E181C5"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查看前序知识点</w:t>
            </w:r>
          </w:p>
        </w:tc>
      </w:tr>
      <w:tr w:rsidR="003E0E2C" w14:paraId="44E6CF7D" w14:textId="44A807D4" w:rsidTr="002050F0">
        <w:trPr>
          <w:trHeight w:val="410"/>
          <w:jc w:val="center"/>
        </w:trPr>
        <w:tc>
          <w:tcPr>
            <w:tcW w:w="2562" w:type="dxa"/>
            <w:gridSpan w:val="2"/>
            <w:vAlign w:val="center"/>
          </w:tcPr>
          <w:p w14:paraId="5638854D" w14:textId="65B2D655"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handleRouteButton</w:t>
            </w:r>
            <w:proofErr w:type="spellEnd"/>
          </w:p>
        </w:tc>
        <w:tc>
          <w:tcPr>
            <w:tcW w:w="1974" w:type="dxa"/>
            <w:vAlign w:val="center"/>
          </w:tcPr>
          <w:p w14:paraId="515EC1A0" w14:textId="18D5789C"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1985" w:type="dxa"/>
            <w:vAlign w:val="center"/>
          </w:tcPr>
          <w:p w14:paraId="3B36EB1F" w14:textId="5C625EA0" w:rsidR="003E0E2C" w:rsidRDefault="002F0C9F" w:rsidP="003E0E2C">
            <w:pPr>
              <w:autoSpaceDE w:val="0"/>
              <w:autoSpaceDN w:val="0"/>
              <w:adjustRightInd w:val="0"/>
              <w:snapToGrid w:val="0"/>
              <w:spacing w:before="60" w:after="60" w:line="240" w:lineRule="auto"/>
              <w:jc w:val="center"/>
              <w:rPr>
                <w:sz w:val="21"/>
                <w:szCs w:val="18"/>
              </w:rPr>
            </w:pPr>
            <w:r>
              <w:rPr>
                <w:rFonts w:hint="eastAsia"/>
                <w:sz w:val="21"/>
                <w:szCs w:val="18"/>
              </w:rPr>
              <w:t>无</w:t>
            </w:r>
          </w:p>
        </w:tc>
        <w:tc>
          <w:tcPr>
            <w:tcW w:w="2505" w:type="dxa"/>
            <w:vAlign w:val="center"/>
          </w:tcPr>
          <w:p w14:paraId="411DE971" w14:textId="273C2584" w:rsidR="003E0E2C" w:rsidRDefault="003E0E2C" w:rsidP="003E0E2C">
            <w:pPr>
              <w:autoSpaceDE w:val="0"/>
              <w:autoSpaceDN w:val="0"/>
              <w:adjustRightInd w:val="0"/>
              <w:snapToGrid w:val="0"/>
              <w:spacing w:before="60" w:after="60" w:line="240" w:lineRule="auto"/>
              <w:jc w:val="center"/>
              <w:rPr>
                <w:sz w:val="21"/>
                <w:szCs w:val="18"/>
              </w:rPr>
            </w:pPr>
            <w:r>
              <w:rPr>
                <w:sz w:val="21"/>
                <w:szCs w:val="18"/>
              </w:rPr>
              <w:t>编辑学习路径</w:t>
            </w:r>
          </w:p>
        </w:tc>
      </w:tr>
      <w:tr w:rsidR="003E0E2C" w14:paraId="641B1CAC" w14:textId="46AD96B7" w:rsidTr="002050F0">
        <w:trPr>
          <w:trHeight w:val="410"/>
          <w:jc w:val="center"/>
        </w:trPr>
        <w:tc>
          <w:tcPr>
            <w:tcW w:w="2562" w:type="dxa"/>
            <w:gridSpan w:val="2"/>
            <w:vAlign w:val="center"/>
          </w:tcPr>
          <w:p w14:paraId="497C9367" w14:textId="7F27CD25"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updateNodeTopic</w:t>
            </w:r>
            <w:proofErr w:type="spellEnd"/>
          </w:p>
        </w:tc>
        <w:tc>
          <w:tcPr>
            <w:tcW w:w="1974" w:type="dxa"/>
            <w:vAlign w:val="center"/>
          </w:tcPr>
          <w:p w14:paraId="4B2FC217" w14:textId="34F61368" w:rsidR="003E0E2C" w:rsidRDefault="003E0E2C" w:rsidP="003E0E2C">
            <w:pPr>
              <w:autoSpaceDE w:val="0"/>
              <w:autoSpaceDN w:val="0"/>
              <w:adjustRightInd w:val="0"/>
              <w:snapToGrid w:val="0"/>
              <w:spacing w:before="60" w:after="60" w:line="240" w:lineRule="auto"/>
              <w:jc w:val="center"/>
              <w:rPr>
                <w:sz w:val="21"/>
                <w:szCs w:val="18"/>
              </w:rPr>
            </w:pPr>
            <w:proofErr w:type="spellStart"/>
            <w:r>
              <w:rPr>
                <w:sz w:val="21"/>
                <w:szCs w:val="18"/>
              </w:rPr>
              <w:t>nodeId</w:t>
            </w:r>
            <w:proofErr w:type="spellEnd"/>
            <w:r>
              <w:rPr>
                <w:sz w:val="21"/>
                <w:szCs w:val="18"/>
              </w:rPr>
              <w:t xml:space="preserve">, </w:t>
            </w:r>
            <w:proofErr w:type="spellStart"/>
            <w:r>
              <w:rPr>
                <w:sz w:val="21"/>
                <w:szCs w:val="18"/>
              </w:rPr>
              <w:t>newTopic</w:t>
            </w:r>
            <w:proofErr w:type="spellEnd"/>
          </w:p>
        </w:tc>
        <w:tc>
          <w:tcPr>
            <w:tcW w:w="1985" w:type="dxa"/>
            <w:vAlign w:val="center"/>
          </w:tcPr>
          <w:p w14:paraId="0235C6DF" w14:textId="44D50F3E" w:rsidR="003E0E2C" w:rsidRDefault="00E92905" w:rsidP="003E0E2C">
            <w:pPr>
              <w:autoSpaceDE w:val="0"/>
              <w:autoSpaceDN w:val="0"/>
              <w:adjustRightInd w:val="0"/>
              <w:snapToGrid w:val="0"/>
              <w:spacing w:before="60" w:after="60" w:line="240" w:lineRule="auto"/>
              <w:jc w:val="center"/>
              <w:rPr>
                <w:sz w:val="21"/>
                <w:szCs w:val="18"/>
              </w:rPr>
            </w:pPr>
            <w:r>
              <w:rPr>
                <w:rFonts w:hint="eastAsia"/>
                <w:sz w:val="21"/>
                <w:szCs w:val="18"/>
              </w:rPr>
              <w:t>节点</w:t>
            </w:r>
            <w:r>
              <w:rPr>
                <w:rFonts w:hint="eastAsia"/>
                <w:sz w:val="21"/>
                <w:szCs w:val="18"/>
              </w:rPr>
              <w:t>id</w:t>
            </w:r>
            <w:r>
              <w:rPr>
                <w:rFonts w:hint="eastAsia"/>
                <w:sz w:val="21"/>
                <w:szCs w:val="18"/>
              </w:rPr>
              <w:t>和节点名称</w:t>
            </w:r>
          </w:p>
        </w:tc>
        <w:tc>
          <w:tcPr>
            <w:tcW w:w="2505" w:type="dxa"/>
            <w:vAlign w:val="center"/>
          </w:tcPr>
          <w:p w14:paraId="6CE1191E" w14:textId="49780AED"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更新知识点名称</w:t>
            </w:r>
          </w:p>
        </w:tc>
      </w:tr>
      <w:tr w:rsidR="003E0E2C" w14:paraId="2888BE5E" w14:textId="0349CDEA" w:rsidTr="002050F0">
        <w:trPr>
          <w:trHeight w:val="410"/>
          <w:jc w:val="center"/>
        </w:trPr>
        <w:tc>
          <w:tcPr>
            <w:tcW w:w="2562" w:type="dxa"/>
            <w:gridSpan w:val="2"/>
            <w:vAlign w:val="center"/>
          </w:tcPr>
          <w:p w14:paraId="545EEA54" w14:textId="20FBEAE6"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updateNodeKnowledge</w:t>
            </w:r>
            <w:proofErr w:type="spellEnd"/>
          </w:p>
        </w:tc>
        <w:tc>
          <w:tcPr>
            <w:tcW w:w="1974" w:type="dxa"/>
            <w:vAlign w:val="center"/>
          </w:tcPr>
          <w:p w14:paraId="58506AC9" w14:textId="7B6F4FB8" w:rsidR="003E0E2C" w:rsidRDefault="003E0E2C" w:rsidP="003E0E2C">
            <w:pPr>
              <w:autoSpaceDE w:val="0"/>
              <w:autoSpaceDN w:val="0"/>
              <w:adjustRightInd w:val="0"/>
              <w:snapToGrid w:val="0"/>
              <w:spacing w:before="60" w:after="60" w:line="240" w:lineRule="auto"/>
              <w:jc w:val="center"/>
              <w:rPr>
                <w:sz w:val="21"/>
                <w:szCs w:val="18"/>
              </w:rPr>
            </w:pPr>
            <w:proofErr w:type="spellStart"/>
            <w:r>
              <w:rPr>
                <w:sz w:val="21"/>
                <w:szCs w:val="18"/>
              </w:rPr>
              <w:t>nodeId</w:t>
            </w:r>
            <w:proofErr w:type="spellEnd"/>
            <w:r>
              <w:rPr>
                <w:sz w:val="21"/>
                <w:szCs w:val="18"/>
              </w:rPr>
              <w:t xml:space="preserve">, </w:t>
            </w:r>
            <w:proofErr w:type="spellStart"/>
            <w:r>
              <w:rPr>
                <w:sz w:val="21"/>
                <w:szCs w:val="18"/>
              </w:rPr>
              <w:t>knowledgeId</w:t>
            </w:r>
            <w:proofErr w:type="spellEnd"/>
          </w:p>
        </w:tc>
        <w:tc>
          <w:tcPr>
            <w:tcW w:w="1985" w:type="dxa"/>
            <w:vAlign w:val="center"/>
          </w:tcPr>
          <w:p w14:paraId="201D8BCB" w14:textId="3CB6A5AD" w:rsidR="003E0E2C" w:rsidRDefault="00E92905" w:rsidP="003E0E2C">
            <w:pPr>
              <w:autoSpaceDE w:val="0"/>
              <w:autoSpaceDN w:val="0"/>
              <w:adjustRightInd w:val="0"/>
              <w:snapToGrid w:val="0"/>
              <w:spacing w:before="60" w:after="60" w:line="240" w:lineRule="auto"/>
              <w:jc w:val="center"/>
              <w:rPr>
                <w:sz w:val="21"/>
                <w:szCs w:val="18"/>
              </w:rPr>
            </w:pPr>
            <w:r>
              <w:rPr>
                <w:rFonts w:hint="eastAsia"/>
                <w:sz w:val="21"/>
                <w:szCs w:val="18"/>
              </w:rPr>
              <w:t>节点</w:t>
            </w:r>
            <w:r>
              <w:rPr>
                <w:rFonts w:hint="eastAsia"/>
                <w:sz w:val="21"/>
                <w:szCs w:val="18"/>
              </w:rPr>
              <w:t>id</w:t>
            </w:r>
            <w:r>
              <w:rPr>
                <w:rFonts w:hint="eastAsia"/>
                <w:sz w:val="21"/>
                <w:szCs w:val="18"/>
              </w:rPr>
              <w:t>和前知识点</w:t>
            </w:r>
            <w:r>
              <w:rPr>
                <w:rFonts w:hint="eastAsia"/>
                <w:sz w:val="21"/>
                <w:szCs w:val="18"/>
              </w:rPr>
              <w:t>id</w:t>
            </w:r>
          </w:p>
        </w:tc>
        <w:tc>
          <w:tcPr>
            <w:tcW w:w="2505" w:type="dxa"/>
            <w:vAlign w:val="center"/>
          </w:tcPr>
          <w:p w14:paraId="5C71BB73" w14:textId="1D47F500"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更新前序知识点</w:t>
            </w:r>
          </w:p>
        </w:tc>
      </w:tr>
      <w:tr w:rsidR="003E0E2C" w14:paraId="3E81DFF4" w14:textId="1521E3A4" w:rsidTr="002050F0">
        <w:trPr>
          <w:trHeight w:val="410"/>
          <w:jc w:val="center"/>
        </w:trPr>
        <w:tc>
          <w:tcPr>
            <w:tcW w:w="2562" w:type="dxa"/>
            <w:gridSpan w:val="2"/>
            <w:tcBorders>
              <w:bottom w:val="single" w:sz="12" w:space="0" w:color="auto"/>
            </w:tcBorders>
            <w:vAlign w:val="center"/>
          </w:tcPr>
          <w:p w14:paraId="4E504130" w14:textId="17795EB9" w:rsidR="003E0E2C" w:rsidRPr="00BB552B" w:rsidRDefault="003E0E2C" w:rsidP="003E0E2C">
            <w:pPr>
              <w:autoSpaceDE w:val="0"/>
              <w:autoSpaceDN w:val="0"/>
              <w:adjustRightInd w:val="0"/>
              <w:snapToGrid w:val="0"/>
              <w:spacing w:before="60" w:after="60" w:line="240" w:lineRule="auto"/>
              <w:jc w:val="center"/>
              <w:rPr>
                <w:sz w:val="21"/>
                <w:szCs w:val="18"/>
              </w:rPr>
            </w:pPr>
            <w:proofErr w:type="spellStart"/>
            <w:r w:rsidRPr="00BB552B">
              <w:rPr>
                <w:sz w:val="21"/>
                <w:szCs w:val="18"/>
              </w:rPr>
              <w:t>updateNodeRoute</w:t>
            </w:r>
            <w:proofErr w:type="spellEnd"/>
          </w:p>
        </w:tc>
        <w:tc>
          <w:tcPr>
            <w:tcW w:w="1974" w:type="dxa"/>
            <w:tcBorders>
              <w:bottom w:val="single" w:sz="12" w:space="0" w:color="auto"/>
            </w:tcBorders>
            <w:vAlign w:val="center"/>
          </w:tcPr>
          <w:p w14:paraId="77E19D2F" w14:textId="263392D6" w:rsidR="003E0E2C" w:rsidRDefault="003E0E2C" w:rsidP="003E0E2C">
            <w:pPr>
              <w:autoSpaceDE w:val="0"/>
              <w:autoSpaceDN w:val="0"/>
              <w:adjustRightInd w:val="0"/>
              <w:snapToGrid w:val="0"/>
              <w:spacing w:before="60" w:after="60" w:line="240" w:lineRule="auto"/>
              <w:jc w:val="center"/>
              <w:rPr>
                <w:sz w:val="21"/>
                <w:szCs w:val="18"/>
              </w:rPr>
            </w:pPr>
            <w:proofErr w:type="spellStart"/>
            <w:r>
              <w:rPr>
                <w:sz w:val="21"/>
                <w:szCs w:val="18"/>
              </w:rPr>
              <w:t>nodeId</w:t>
            </w:r>
            <w:proofErr w:type="spellEnd"/>
            <w:r>
              <w:rPr>
                <w:sz w:val="21"/>
                <w:szCs w:val="18"/>
              </w:rPr>
              <w:t>, Route</w:t>
            </w:r>
          </w:p>
        </w:tc>
        <w:tc>
          <w:tcPr>
            <w:tcW w:w="1985" w:type="dxa"/>
            <w:tcBorders>
              <w:bottom w:val="single" w:sz="12" w:space="0" w:color="auto"/>
            </w:tcBorders>
            <w:vAlign w:val="center"/>
          </w:tcPr>
          <w:p w14:paraId="2558109B" w14:textId="45FEA3C1" w:rsidR="003E0E2C" w:rsidRDefault="002F0C9F" w:rsidP="003E0E2C">
            <w:pPr>
              <w:autoSpaceDE w:val="0"/>
              <w:autoSpaceDN w:val="0"/>
              <w:adjustRightInd w:val="0"/>
              <w:snapToGrid w:val="0"/>
              <w:spacing w:before="60" w:after="60" w:line="240" w:lineRule="auto"/>
              <w:jc w:val="center"/>
              <w:rPr>
                <w:sz w:val="21"/>
                <w:szCs w:val="18"/>
              </w:rPr>
            </w:pPr>
            <w:r>
              <w:rPr>
                <w:rFonts w:hint="eastAsia"/>
                <w:sz w:val="21"/>
                <w:szCs w:val="18"/>
              </w:rPr>
              <w:t>节点</w:t>
            </w:r>
            <w:r>
              <w:rPr>
                <w:rFonts w:hint="eastAsia"/>
                <w:sz w:val="21"/>
                <w:szCs w:val="18"/>
              </w:rPr>
              <w:t>id</w:t>
            </w:r>
            <w:r w:rsidR="00E92905">
              <w:rPr>
                <w:rFonts w:hint="eastAsia"/>
                <w:sz w:val="21"/>
                <w:szCs w:val="18"/>
              </w:rPr>
              <w:t>和学习路径节点</w:t>
            </w:r>
            <w:r w:rsidR="00E92905">
              <w:rPr>
                <w:rFonts w:hint="eastAsia"/>
                <w:sz w:val="21"/>
                <w:szCs w:val="18"/>
              </w:rPr>
              <w:t>id</w:t>
            </w:r>
          </w:p>
        </w:tc>
        <w:tc>
          <w:tcPr>
            <w:tcW w:w="2505" w:type="dxa"/>
            <w:tcBorders>
              <w:bottom w:val="single" w:sz="12" w:space="0" w:color="auto"/>
            </w:tcBorders>
            <w:vAlign w:val="center"/>
          </w:tcPr>
          <w:p w14:paraId="7FC13997" w14:textId="6C8EBEBD" w:rsidR="003E0E2C" w:rsidRDefault="003E0E2C" w:rsidP="003E0E2C">
            <w:pPr>
              <w:autoSpaceDE w:val="0"/>
              <w:autoSpaceDN w:val="0"/>
              <w:adjustRightInd w:val="0"/>
              <w:snapToGrid w:val="0"/>
              <w:spacing w:before="60" w:after="60" w:line="240" w:lineRule="auto"/>
              <w:jc w:val="center"/>
              <w:rPr>
                <w:sz w:val="21"/>
                <w:szCs w:val="18"/>
              </w:rPr>
            </w:pPr>
            <w:r>
              <w:rPr>
                <w:rFonts w:hint="eastAsia"/>
                <w:sz w:val="21"/>
                <w:szCs w:val="18"/>
              </w:rPr>
              <w:t>更新学习路径</w:t>
            </w:r>
          </w:p>
        </w:tc>
      </w:tr>
    </w:tbl>
    <w:p w14:paraId="0291ACC1" w14:textId="77777777" w:rsidR="00935F29" w:rsidRDefault="00935F29" w:rsidP="00A94F68">
      <w:pPr>
        <w:snapToGrid w:val="0"/>
        <w:spacing w:line="360" w:lineRule="auto"/>
        <w:ind w:firstLine="482"/>
        <w:jc w:val="center"/>
      </w:pPr>
    </w:p>
    <w:p w14:paraId="53F63247" w14:textId="77777777" w:rsidR="00935F29" w:rsidRDefault="006C277A">
      <w:pPr>
        <w:pStyle w:val="2"/>
        <w:snapToGrid w:val="0"/>
        <w:spacing w:beforeLines="100" w:before="240" w:beforeAutospacing="0" w:afterLines="50" w:after="120" w:afterAutospacing="0" w:line="360" w:lineRule="auto"/>
        <w:rPr>
          <w:rFonts w:ascii="Times New Roman" w:hAnsi="Times New Roman"/>
          <w:b w:val="0"/>
          <w:bCs w:val="0"/>
        </w:rPr>
      </w:pPr>
      <w:bookmarkStart w:id="71" w:name="_Toc200035253"/>
      <w:r>
        <w:rPr>
          <w:rStyle w:val="2Char"/>
          <w:rFonts w:ascii="Times New Roman" w:hAnsi="Times New Roman" w:hint="eastAsia"/>
          <w:sz w:val="28"/>
        </w:rPr>
        <w:lastRenderedPageBreak/>
        <w:t>3</w:t>
      </w:r>
      <w:r>
        <w:rPr>
          <w:rStyle w:val="2Char"/>
          <w:rFonts w:ascii="Times New Roman" w:hAnsi="Times New Roman"/>
          <w:sz w:val="28"/>
        </w:rPr>
        <w:t>.</w:t>
      </w:r>
      <w:r>
        <w:rPr>
          <w:rStyle w:val="2Char"/>
          <w:rFonts w:ascii="Times New Roman" w:hAnsi="Times New Roman" w:hint="eastAsia"/>
          <w:sz w:val="28"/>
        </w:rPr>
        <w:t>5</w:t>
      </w:r>
      <w:r>
        <w:rPr>
          <w:rStyle w:val="2Char"/>
          <w:rFonts w:ascii="Times New Roman" w:hAnsi="Times New Roman"/>
          <w:sz w:val="28"/>
        </w:rPr>
        <w:t xml:space="preserve"> </w:t>
      </w:r>
      <w:r>
        <w:rPr>
          <w:rFonts w:ascii="Times New Roman" w:hAnsi="Times New Roman" w:hint="eastAsia"/>
          <w:b w:val="0"/>
          <w:bCs w:val="0"/>
        </w:rPr>
        <w:t>后端存储模块</w:t>
      </w:r>
      <w:bookmarkEnd w:id="71"/>
    </w:p>
    <w:p w14:paraId="6B333199" w14:textId="77777777" w:rsidR="00935F29" w:rsidRDefault="006C277A">
      <w:pPr>
        <w:pStyle w:val="3"/>
        <w:snapToGrid w:val="0"/>
        <w:spacing w:beforeLines="100" w:before="240" w:beforeAutospacing="0" w:afterLines="50" w:after="120" w:afterAutospacing="0" w:line="360" w:lineRule="auto"/>
        <w:rPr>
          <w:b w:val="0"/>
          <w:bCs w:val="0"/>
        </w:rPr>
      </w:pPr>
      <w:bookmarkStart w:id="72" w:name="_Toc200035254"/>
      <w:r>
        <w:rPr>
          <w:rFonts w:hint="eastAsia"/>
          <w:b w:val="0"/>
          <w:bCs w:val="0"/>
        </w:rPr>
        <w:t xml:space="preserve">3.5.1 </w:t>
      </w:r>
      <w:r>
        <w:rPr>
          <w:rFonts w:hint="eastAsia"/>
          <w:b w:val="0"/>
          <w:bCs w:val="0"/>
        </w:rPr>
        <w:t>技术实现</w:t>
      </w:r>
      <w:bookmarkEnd w:id="72"/>
    </w:p>
    <w:p w14:paraId="2179AD33" w14:textId="77777777" w:rsidR="00935F29" w:rsidRDefault="006C277A">
      <w:pPr>
        <w:snapToGrid w:val="0"/>
        <w:spacing w:line="360" w:lineRule="auto"/>
        <w:ind w:firstLine="482"/>
      </w:pPr>
      <w:r>
        <w:rPr>
          <w:rFonts w:hint="eastAsia"/>
        </w:rPr>
        <w:t>添加节点时，在数据库中创建一条新的空白的数据，将当前选定的节点的节点</w:t>
      </w:r>
      <w:r>
        <w:rPr>
          <w:rFonts w:hint="eastAsia"/>
        </w:rPr>
        <w:t>id</w:t>
      </w:r>
      <w:r>
        <w:rPr>
          <w:rFonts w:hint="eastAsia"/>
        </w:rPr>
        <w:t>存入新节点的</w:t>
      </w:r>
      <w:proofErr w:type="spellStart"/>
      <w:r>
        <w:rPr>
          <w:rFonts w:hint="eastAsia"/>
        </w:rPr>
        <w:t>parent_id</w:t>
      </w:r>
      <w:proofErr w:type="spellEnd"/>
      <w:r>
        <w:rPr>
          <w:rFonts w:hint="eastAsia"/>
        </w:rPr>
        <w:t>下，再将前端生成的节点</w:t>
      </w:r>
      <w:r>
        <w:rPr>
          <w:rFonts w:hint="eastAsia"/>
        </w:rPr>
        <w:t>id</w:t>
      </w:r>
      <w:r>
        <w:rPr>
          <w:rFonts w:hint="eastAsia"/>
        </w:rPr>
        <w:t>和节点名称存入对应的位置中。删除节点时根据当前选定的节点的节点</w:t>
      </w:r>
      <w:r>
        <w:rPr>
          <w:rFonts w:hint="eastAsia"/>
        </w:rPr>
        <w:t>id</w:t>
      </w:r>
      <w:r>
        <w:rPr>
          <w:rFonts w:hint="eastAsia"/>
        </w:rPr>
        <w:t>查询数据库中</w:t>
      </w:r>
      <w:proofErr w:type="spellStart"/>
      <w:r>
        <w:rPr>
          <w:rFonts w:hint="eastAsia"/>
        </w:rPr>
        <w:t>node_id</w:t>
      </w:r>
      <w:proofErr w:type="spellEnd"/>
      <w:r>
        <w:rPr>
          <w:rFonts w:hint="eastAsia"/>
        </w:rPr>
        <w:t>或</w:t>
      </w:r>
      <w:proofErr w:type="spellStart"/>
      <w:r>
        <w:rPr>
          <w:rFonts w:hint="eastAsia"/>
        </w:rPr>
        <w:t>parent_id</w:t>
      </w:r>
      <w:proofErr w:type="spellEnd"/>
      <w:r>
        <w:rPr>
          <w:rFonts w:hint="eastAsia"/>
        </w:rPr>
        <w:t>相同的数据，然后删除所有匹配的节点。</w:t>
      </w:r>
    </w:p>
    <w:p w14:paraId="56E414E1" w14:textId="77777777" w:rsidR="00935F29" w:rsidRDefault="006C277A">
      <w:pPr>
        <w:snapToGrid w:val="0"/>
        <w:spacing w:line="360" w:lineRule="auto"/>
        <w:ind w:firstLine="482"/>
      </w:pPr>
      <w:r>
        <w:rPr>
          <w:rFonts w:hint="eastAsia"/>
        </w:rPr>
        <w:t>导入思维导图时，将前端生成标准</w:t>
      </w:r>
      <w:proofErr w:type="spellStart"/>
      <w:r>
        <w:t>node_array</w:t>
      </w:r>
      <w:proofErr w:type="spellEnd"/>
      <w:r>
        <w:rPr>
          <w:rFonts w:hint="eastAsia"/>
        </w:rPr>
        <w:t>的</w:t>
      </w:r>
      <w:proofErr w:type="spellStart"/>
      <w:r>
        <w:rPr>
          <w:rFonts w:hint="eastAsia"/>
        </w:rPr>
        <w:t>jsmind</w:t>
      </w:r>
      <w:proofErr w:type="spellEnd"/>
      <w:r>
        <w:rPr>
          <w:rFonts w:hint="eastAsia"/>
        </w:rPr>
        <w:t>节点结构，进行全量更新数据库。导出时遍历数据库数据然后传入前端函数中进行处理。</w:t>
      </w:r>
    </w:p>
    <w:p w14:paraId="735AC216" w14:textId="7CACFDC3"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7374080A" wp14:editId="0A0A739A">
            <wp:extent cx="4121150" cy="895506"/>
            <wp:effectExtent l="0" t="0" r="0" b="0"/>
            <wp:docPr id="20833849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84983" name="图片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183882" cy="909137"/>
                    </a:xfrm>
                    <a:prstGeom prst="rect">
                      <a:avLst/>
                    </a:prstGeom>
                    <a:noFill/>
                    <a:ln>
                      <a:noFill/>
                    </a:ln>
                  </pic:spPr>
                </pic:pic>
              </a:graphicData>
            </a:graphic>
          </wp:inline>
        </w:drawing>
      </w:r>
    </w:p>
    <w:p w14:paraId="7BD4B5EF" w14:textId="382C62B1"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3-</w:t>
      </w:r>
      <w:r w:rsidR="000C66F8">
        <w:rPr>
          <w:rFonts w:hint="eastAsia"/>
          <w:b/>
          <w:bCs/>
          <w:kern w:val="0"/>
          <w:sz w:val="21"/>
          <w:szCs w:val="18"/>
        </w:rPr>
        <w:t>11</w:t>
      </w:r>
      <w:r>
        <w:rPr>
          <w:rFonts w:hint="eastAsia"/>
          <w:b/>
          <w:bCs/>
          <w:kern w:val="0"/>
          <w:sz w:val="21"/>
          <w:szCs w:val="18"/>
        </w:rPr>
        <w:t xml:space="preserve">  </w:t>
      </w:r>
      <w:r>
        <w:rPr>
          <w:rFonts w:hint="eastAsia"/>
          <w:b/>
          <w:bCs/>
          <w:kern w:val="0"/>
          <w:sz w:val="21"/>
          <w:szCs w:val="18"/>
        </w:rPr>
        <w:t>富文本框内容存储过程</w:t>
      </w:r>
    </w:p>
    <w:p w14:paraId="7E42C5F1" w14:textId="19D2F92B" w:rsidR="00935F29" w:rsidRDefault="006C277A">
      <w:pPr>
        <w:adjustRightInd w:val="0"/>
        <w:snapToGrid w:val="0"/>
        <w:jc w:val="center"/>
        <w:rPr>
          <w:b/>
          <w:bCs/>
          <w:kern w:val="0"/>
          <w:sz w:val="21"/>
          <w:szCs w:val="18"/>
        </w:rPr>
      </w:pPr>
      <w:r>
        <w:rPr>
          <w:b/>
          <w:bCs/>
          <w:kern w:val="0"/>
          <w:sz w:val="21"/>
          <w:szCs w:val="18"/>
        </w:rPr>
        <w:t>Figure 3-</w:t>
      </w:r>
      <w:proofErr w:type="gramStart"/>
      <w:r w:rsidR="000C66F8">
        <w:rPr>
          <w:rFonts w:hint="eastAsia"/>
          <w:b/>
          <w:bCs/>
          <w:kern w:val="0"/>
          <w:sz w:val="21"/>
          <w:szCs w:val="18"/>
        </w:rPr>
        <w:t>11</w:t>
      </w:r>
      <w:r>
        <w:rPr>
          <w:rFonts w:hint="eastAsia"/>
          <w:b/>
          <w:bCs/>
          <w:kern w:val="0"/>
          <w:sz w:val="21"/>
          <w:szCs w:val="18"/>
        </w:rPr>
        <w:t xml:space="preserve"> </w:t>
      </w:r>
      <w:r>
        <w:rPr>
          <w:b/>
          <w:bCs/>
          <w:kern w:val="0"/>
          <w:sz w:val="21"/>
          <w:szCs w:val="18"/>
        </w:rPr>
        <w:t xml:space="preserve"> Rich</w:t>
      </w:r>
      <w:proofErr w:type="gramEnd"/>
      <w:r>
        <w:rPr>
          <w:b/>
          <w:bCs/>
          <w:kern w:val="0"/>
          <w:sz w:val="21"/>
          <w:szCs w:val="18"/>
        </w:rPr>
        <w:t xml:space="preserve"> Text Box Content Storage Procedure</w:t>
      </w:r>
    </w:p>
    <w:p w14:paraId="0986FF6F" w14:textId="77777777" w:rsidR="00935F29" w:rsidRDefault="00935F29">
      <w:pPr>
        <w:adjustRightInd w:val="0"/>
        <w:snapToGrid w:val="0"/>
        <w:jc w:val="center"/>
        <w:rPr>
          <w:b/>
          <w:bCs/>
          <w:kern w:val="0"/>
          <w:sz w:val="21"/>
          <w:szCs w:val="18"/>
        </w:rPr>
      </w:pPr>
    </w:p>
    <w:p w14:paraId="33337D66" w14:textId="1A870D5E" w:rsidR="00935F29" w:rsidRDefault="00F05761">
      <w:pPr>
        <w:snapToGrid w:val="0"/>
        <w:spacing w:line="360" w:lineRule="auto"/>
        <w:ind w:firstLine="482"/>
      </w:pPr>
      <w:r>
        <w:rPr>
          <w:rFonts w:hint="eastAsia"/>
        </w:rPr>
        <w:t>如图</w:t>
      </w:r>
      <w:r>
        <w:rPr>
          <w:rFonts w:hint="eastAsia"/>
        </w:rPr>
        <w:t>3-9</w:t>
      </w:r>
      <w:r>
        <w:rPr>
          <w:rFonts w:hint="eastAsia"/>
        </w:rPr>
        <w:t>所示，富文本内容以</w:t>
      </w:r>
      <w:r>
        <w:rPr>
          <w:rFonts w:hint="eastAsia"/>
        </w:rPr>
        <w:t>HTML</w:t>
      </w:r>
      <w:r>
        <w:rPr>
          <w:rFonts w:hint="eastAsia"/>
        </w:rPr>
        <w:t>文件形式存储在后端</w:t>
      </w:r>
      <w:r>
        <w:rPr>
          <w:rFonts w:hint="eastAsia"/>
        </w:rPr>
        <w:t>contents</w:t>
      </w:r>
      <w:r>
        <w:rPr>
          <w:rFonts w:hint="eastAsia"/>
        </w:rPr>
        <w:t>目录下，数据库仅记录文件路径。其中的图片则通过正则表达式提取内容中的图片</w:t>
      </w:r>
      <w:r>
        <w:rPr>
          <w:rFonts w:hint="eastAsia"/>
        </w:rPr>
        <w:t>URL</w:t>
      </w:r>
      <w:r>
        <w:rPr>
          <w:rFonts w:hint="eastAsia"/>
        </w:rPr>
        <w:t>进行存储，同时能够自动清理未引用的旧图片。以文件形式存储的方式来避免当富文本内容的内容过大时触碰到数据库中单条记录的存储上限，并且读取时</w:t>
      </w:r>
      <w:r>
        <w:t>直接返回</w:t>
      </w:r>
      <w:r>
        <w:t>HTML</w:t>
      </w:r>
      <w:r>
        <w:t>文件内容，避免数据库大字段查询性能损耗</w:t>
      </w:r>
      <w:r>
        <w:rPr>
          <w:rFonts w:hint="eastAsia"/>
        </w:rPr>
        <w:t>。</w:t>
      </w:r>
    </w:p>
    <w:p w14:paraId="5591118C" w14:textId="54DD0F02" w:rsidR="00935F29" w:rsidRDefault="004551FE">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3702A7E7" wp14:editId="4CC3013A">
            <wp:extent cx="5727700" cy="1130300"/>
            <wp:effectExtent l="0" t="0" r="6350" b="0"/>
            <wp:docPr id="600750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130300"/>
                    </a:xfrm>
                    <a:prstGeom prst="rect">
                      <a:avLst/>
                    </a:prstGeom>
                    <a:noFill/>
                    <a:ln>
                      <a:noFill/>
                    </a:ln>
                  </pic:spPr>
                </pic:pic>
              </a:graphicData>
            </a:graphic>
          </wp:inline>
        </w:drawing>
      </w:r>
    </w:p>
    <w:p w14:paraId="395AFEB4" w14:textId="4DADAA6E"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3-1</w:t>
      </w:r>
      <w:r w:rsidR="000C66F8">
        <w:rPr>
          <w:rFonts w:hint="eastAsia"/>
          <w:b/>
          <w:bCs/>
          <w:kern w:val="0"/>
          <w:sz w:val="21"/>
          <w:szCs w:val="18"/>
        </w:rPr>
        <w:t>2</w:t>
      </w:r>
      <w:r>
        <w:rPr>
          <w:rFonts w:hint="eastAsia"/>
          <w:b/>
          <w:bCs/>
          <w:kern w:val="0"/>
          <w:sz w:val="21"/>
          <w:szCs w:val="18"/>
        </w:rPr>
        <w:t xml:space="preserve">  </w:t>
      </w:r>
      <w:r>
        <w:rPr>
          <w:rFonts w:hint="eastAsia"/>
          <w:b/>
          <w:bCs/>
          <w:kern w:val="0"/>
          <w:sz w:val="21"/>
          <w:szCs w:val="18"/>
        </w:rPr>
        <w:t>文件及视频存储示意图</w:t>
      </w:r>
    </w:p>
    <w:p w14:paraId="7DAF9FC4" w14:textId="1A702690" w:rsidR="00935F29" w:rsidRDefault="006C277A">
      <w:pPr>
        <w:adjustRightInd w:val="0"/>
        <w:snapToGrid w:val="0"/>
        <w:jc w:val="center"/>
        <w:rPr>
          <w:b/>
          <w:bCs/>
          <w:kern w:val="0"/>
          <w:sz w:val="21"/>
          <w:szCs w:val="18"/>
        </w:rPr>
      </w:pPr>
      <w:r>
        <w:rPr>
          <w:b/>
          <w:bCs/>
          <w:kern w:val="0"/>
          <w:sz w:val="21"/>
          <w:szCs w:val="18"/>
        </w:rPr>
        <w:t>Figure 3-</w:t>
      </w:r>
      <w:proofErr w:type="gramStart"/>
      <w:r>
        <w:rPr>
          <w:b/>
          <w:bCs/>
          <w:kern w:val="0"/>
          <w:sz w:val="21"/>
          <w:szCs w:val="18"/>
        </w:rPr>
        <w:t>1</w:t>
      </w:r>
      <w:r w:rsidR="000C66F8">
        <w:rPr>
          <w:rFonts w:hint="eastAsia"/>
          <w:b/>
          <w:bCs/>
          <w:kern w:val="0"/>
          <w:sz w:val="21"/>
          <w:szCs w:val="18"/>
        </w:rPr>
        <w:t>2</w:t>
      </w:r>
      <w:r>
        <w:rPr>
          <w:rFonts w:hint="eastAsia"/>
          <w:b/>
          <w:bCs/>
          <w:kern w:val="0"/>
          <w:sz w:val="21"/>
          <w:szCs w:val="18"/>
        </w:rPr>
        <w:t xml:space="preserve"> </w:t>
      </w:r>
      <w:r>
        <w:rPr>
          <w:b/>
          <w:bCs/>
          <w:kern w:val="0"/>
          <w:sz w:val="21"/>
          <w:szCs w:val="18"/>
        </w:rPr>
        <w:t xml:space="preserve"> Schematic</w:t>
      </w:r>
      <w:proofErr w:type="gramEnd"/>
      <w:r>
        <w:rPr>
          <w:b/>
          <w:bCs/>
          <w:kern w:val="0"/>
          <w:sz w:val="21"/>
          <w:szCs w:val="18"/>
        </w:rPr>
        <w:t xml:space="preserve"> diagram of file and video storage</w:t>
      </w:r>
    </w:p>
    <w:p w14:paraId="1AC943E9" w14:textId="77777777" w:rsidR="00935F29" w:rsidRDefault="00935F29">
      <w:pPr>
        <w:adjustRightInd w:val="0"/>
        <w:snapToGrid w:val="0"/>
        <w:jc w:val="center"/>
        <w:rPr>
          <w:b/>
          <w:bCs/>
          <w:kern w:val="0"/>
          <w:sz w:val="21"/>
          <w:szCs w:val="18"/>
        </w:rPr>
      </w:pPr>
    </w:p>
    <w:p w14:paraId="67BF85D6" w14:textId="4E64B21E" w:rsidR="00935F29" w:rsidRDefault="00C9149C" w:rsidP="00A94F68">
      <w:pPr>
        <w:snapToGrid w:val="0"/>
        <w:spacing w:line="360" w:lineRule="auto"/>
        <w:ind w:firstLine="482"/>
        <w:rPr>
          <w:b/>
          <w:bCs/>
          <w:kern w:val="0"/>
          <w:sz w:val="21"/>
          <w:szCs w:val="18"/>
        </w:rPr>
      </w:pPr>
      <w:r w:rsidRPr="00C9149C">
        <w:rPr>
          <w:rFonts w:hint="eastAsia"/>
        </w:rPr>
        <w:t>文件及视频存储</w:t>
      </w:r>
      <w:r>
        <w:rPr>
          <w:rFonts w:hint="eastAsia"/>
        </w:rPr>
        <w:t>过程</w:t>
      </w:r>
      <w:r w:rsidR="004D41EA">
        <w:rPr>
          <w:rFonts w:hint="eastAsia"/>
        </w:rPr>
        <w:t>如图</w:t>
      </w:r>
      <w:r w:rsidR="004D41EA">
        <w:rPr>
          <w:rFonts w:hint="eastAsia"/>
        </w:rPr>
        <w:t>3-10</w:t>
      </w:r>
      <w:r w:rsidR="004D41EA">
        <w:rPr>
          <w:rFonts w:hint="eastAsia"/>
        </w:rPr>
        <w:t>所示，</w:t>
      </w:r>
      <w:r>
        <w:rPr>
          <w:rFonts w:hint="eastAsia"/>
        </w:rPr>
        <w:t>采用</w:t>
      </w:r>
      <w:r>
        <w:rPr>
          <w:rFonts w:hint="eastAsia"/>
        </w:rPr>
        <w:t>latin1</w:t>
      </w:r>
      <w:r>
        <w:rPr>
          <w:rFonts w:hint="eastAsia"/>
        </w:rPr>
        <w:t>中转</w:t>
      </w:r>
      <w:r>
        <w:rPr>
          <w:rFonts w:hint="eastAsia"/>
        </w:rPr>
        <w:t>+</w:t>
      </w:r>
      <w:r>
        <w:rPr>
          <w:rFonts w:hint="eastAsia"/>
        </w:rPr>
        <w:t>前端</w:t>
      </w:r>
      <w:proofErr w:type="spellStart"/>
      <w:r>
        <w:rPr>
          <w:rFonts w:hint="eastAsia"/>
        </w:rPr>
        <w:t>decodeURIComponent</w:t>
      </w:r>
      <w:proofErr w:type="spellEnd"/>
      <w:r>
        <w:rPr>
          <w:rFonts w:hint="eastAsia"/>
        </w:rPr>
        <w:t>解码的方式来解决前端显示文件名时出现的</w:t>
      </w:r>
      <w:r>
        <w:t>中文文件名乱码问题</w:t>
      </w:r>
      <w:r>
        <w:rPr>
          <w:rFonts w:hint="eastAsia"/>
        </w:rPr>
        <w:t>。将文件对象数组序列化为字符串存储在数据库中，单条数据同时包含</w:t>
      </w:r>
      <w:proofErr w:type="spellStart"/>
      <w:r>
        <w:rPr>
          <w:rFonts w:hint="eastAsia"/>
        </w:rPr>
        <w:t>url</w:t>
      </w:r>
      <w:proofErr w:type="spellEnd"/>
      <w:r>
        <w:rPr>
          <w:rFonts w:hint="eastAsia"/>
        </w:rPr>
        <w:t>、</w:t>
      </w:r>
      <w:r>
        <w:rPr>
          <w:rFonts w:hint="eastAsia"/>
        </w:rPr>
        <w:t>name</w:t>
      </w:r>
      <w:r>
        <w:rPr>
          <w:rFonts w:hint="eastAsia"/>
        </w:rPr>
        <w:t>、</w:t>
      </w:r>
      <w:r>
        <w:rPr>
          <w:rFonts w:hint="eastAsia"/>
        </w:rPr>
        <w:t>type</w:t>
      </w:r>
      <w:r>
        <w:rPr>
          <w:rFonts w:hint="eastAsia"/>
        </w:rPr>
        <w:t>、</w:t>
      </w:r>
      <w:r>
        <w:rPr>
          <w:rFonts w:hint="eastAsia"/>
        </w:rPr>
        <w:t>size</w:t>
      </w:r>
      <w:r>
        <w:rPr>
          <w:rFonts w:hint="eastAsia"/>
        </w:rPr>
        <w:t>等元数据，在删除文件时能够同步清理数据库记录和物理文件。</w:t>
      </w:r>
    </w:p>
    <w:p w14:paraId="7ACDBC2D" w14:textId="08120776" w:rsidR="00935F29" w:rsidRDefault="006C277A">
      <w:pPr>
        <w:snapToGrid w:val="0"/>
        <w:spacing w:line="360" w:lineRule="auto"/>
        <w:ind w:firstLine="482"/>
      </w:pPr>
      <w:r>
        <w:rPr>
          <w:rFonts w:hint="eastAsia"/>
        </w:rPr>
        <w:lastRenderedPageBreak/>
        <w:t>利用</w:t>
      </w:r>
      <w:proofErr w:type="spellStart"/>
      <w:r>
        <w:rPr>
          <w:rFonts w:hint="eastAsia"/>
        </w:rPr>
        <w:t>FFmpeg</w:t>
      </w:r>
      <w:proofErr w:type="spellEnd"/>
      <w:r>
        <w:rPr>
          <w:rFonts w:hint="eastAsia"/>
        </w:rPr>
        <w:t>在视频第</w:t>
      </w:r>
      <w:r>
        <w:rPr>
          <w:rFonts w:hint="eastAsia"/>
        </w:rPr>
        <w:t>1</w:t>
      </w:r>
      <w:r>
        <w:rPr>
          <w:rFonts w:hint="eastAsia"/>
        </w:rPr>
        <w:t>秒截取关键帧，规格化为</w:t>
      </w:r>
      <w:r>
        <w:rPr>
          <w:rFonts w:hint="eastAsia"/>
        </w:rPr>
        <w:t>320x180</w:t>
      </w:r>
      <w:r>
        <w:rPr>
          <w:rFonts w:hint="eastAsia"/>
        </w:rPr>
        <w:t>的</w:t>
      </w:r>
      <w:r>
        <w:rPr>
          <w:rFonts w:hint="eastAsia"/>
        </w:rPr>
        <w:t>JPG</w:t>
      </w:r>
      <w:r>
        <w:rPr>
          <w:rFonts w:hint="eastAsia"/>
        </w:rPr>
        <w:t>图片，再将视频文件与缩略图分别存储在</w:t>
      </w:r>
      <w:r>
        <w:rPr>
          <w:rFonts w:hint="eastAsia"/>
        </w:rPr>
        <w:t>uploads/videos</w:t>
      </w:r>
      <w:r>
        <w:rPr>
          <w:rFonts w:hint="eastAsia"/>
        </w:rPr>
        <w:t>和</w:t>
      </w:r>
      <w:r>
        <w:rPr>
          <w:rFonts w:hint="eastAsia"/>
        </w:rPr>
        <w:t>uploads/thumbnails</w:t>
      </w:r>
      <w:r>
        <w:rPr>
          <w:rFonts w:hint="eastAsia"/>
        </w:rPr>
        <w:t>目录下。</w:t>
      </w:r>
    </w:p>
    <w:p w14:paraId="08A420A5" w14:textId="6C5E0166" w:rsidR="00935F29" w:rsidRDefault="006C277A" w:rsidP="00A94F68">
      <w:pPr>
        <w:snapToGrid w:val="0"/>
        <w:spacing w:line="360" w:lineRule="auto"/>
        <w:ind w:firstLine="482"/>
        <w:rPr>
          <w:b/>
          <w:bCs/>
          <w:kern w:val="0"/>
          <w:sz w:val="21"/>
          <w:szCs w:val="18"/>
        </w:rPr>
      </w:pPr>
      <w:r w:rsidRPr="00A94F68">
        <w:rPr>
          <w:rFonts w:hint="eastAsia"/>
        </w:rPr>
        <w:t>共设计了如下的服务</w:t>
      </w:r>
      <w:r w:rsidRPr="00A94F68">
        <w:t>API</w:t>
      </w:r>
      <w:r w:rsidRPr="00A94F68">
        <w:rPr>
          <w:rFonts w:hint="eastAsia"/>
        </w:rPr>
        <w:t>端</w:t>
      </w:r>
      <w:r>
        <w:rPr>
          <w:rFonts w:hint="eastAsia"/>
        </w:rPr>
        <w:t>点</w:t>
      </w:r>
      <w:r w:rsidRPr="00A94F68">
        <w:rPr>
          <w:rFonts w:hint="eastAsia"/>
        </w:rPr>
        <w:t>：</w:t>
      </w:r>
    </w:p>
    <w:p w14:paraId="7CDDEF01" w14:textId="77777777" w:rsidR="00935F29" w:rsidRDefault="006C277A">
      <w:pPr>
        <w:snapToGrid w:val="0"/>
        <w:spacing w:line="360" w:lineRule="auto"/>
        <w:ind w:firstLine="482"/>
      </w:pPr>
      <w:r w:rsidRPr="00A94F68">
        <w:t>(1)</w:t>
      </w:r>
      <w:r>
        <w:rPr>
          <w:rFonts w:hint="eastAsia"/>
        </w:rPr>
        <w:t xml:space="preserve"> </w:t>
      </w:r>
      <w:r>
        <w:t>/</w:t>
      </w:r>
      <w:proofErr w:type="spellStart"/>
      <w:r>
        <w:t>api</w:t>
      </w:r>
      <w:proofErr w:type="spellEnd"/>
      <w:r>
        <w:t>/</w:t>
      </w:r>
      <w:proofErr w:type="spellStart"/>
      <w:r>
        <w:t>mindmap</w:t>
      </w:r>
      <w:proofErr w:type="spellEnd"/>
      <w:r>
        <w:t>/export</w:t>
      </w:r>
      <w:r>
        <w:rPr>
          <w:rFonts w:hint="eastAsia"/>
        </w:rPr>
        <w:t xml:space="preserve"> (GET): </w:t>
      </w:r>
      <w:r>
        <w:rPr>
          <w:rFonts w:hint="eastAsia"/>
        </w:rPr>
        <w:t>用于</w:t>
      </w:r>
      <w:r>
        <w:t>导出思维导图</w:t>
      </w:r>
    </w:p>
    <w:p w14:paraId="28A3D73E" w14:textId="77777777" w:rsidR="00935F29" w:rsidRDefault="006C277A">
      <w:pPr>
        <w:snapToGrid w:val="0"/>
        <w:spacing w:line="360" w:lineRule="auto"/>
        <w:ind w:firstLine="482"/>
      </w:pPr>
      <w:r>
        <w:rPr>
          <w:rFonts w:hint="eastAsia"/>
        </w:rPr>
        <w:t>(2</w:t>
      </w:r>
      <w:r>
        <w:t>)</w:t>
      </w:r>
      <w:r>
        <w:rPr>
          <w:rFonts w:hint="eastAsia"/>
        </w:rPr>
        <w:t xml:space="preserve"> </w:t>
      </w:r>
      <w:r>
        <w:t>/</w:t>
      </w:r>
      <w:proofErr w:type="spellStart"/>
      <w:r>
        <w:t>api</w:t>
      </w:r>
      <w:proofErr w:type="spellEnd"/>
      <w:r>
        <w:t>/</w:t>
      </w:r>
      <w:proofErr w:type="spellStart"/>
      <w:r>
        <w:t>mindmap</w:t>
      </w:r>
      <w:proofErr w:type="spellEnd"/>
      <w:r>
        <w:t>/flowchart-data</w:t>
      </w:r>
      <w:r>
        <w:rPr>
          <w:rFonts w:hint="eastAsia"/>
        </w:rPr>
        <w:t xml:space="preserve"> (GET): </w:t>
      </w:r>
      <w:r>
        <w:rPr>
          <w:rFonts w:hint="eastAsia"/>
        </w:rPr>
        <w:t>用于</w:t>
      </w:r>
      <w:r>
        <w:t>转换成流程图</w:t>
      </w:r>
    </w:p>
    <w:p w14:paraId="37DA22E9" w14:textId="77777777" w:rsidR="00935F29" w:rsidRDefault="006C277A">
      <w:pPr>
        <w:snapToGrid w:val="0"/>
        <w:spacing w:line="360" w:lineRule="auto"/>
        <w:ind w:firstLine="482"/>
      </w:pPr>
      <w:r>
        <w:rPr>
          <w:rFonts w:hint="eastAsia"/>
        </w:rPr>
        <w:t>(3</w:t>
      </w:r>
      <w:r>
        <w:t>)</w:t>
      </w:r>
      <w:r>
        <w:rPr>
          <w:rFonts w:hint="eastAsia"/>
        </w:rPr>
        <w:t xml:space="preserve"> </w:t>
      </w:r>
      <w:r>
        <w:t>/</w:t>
      </w:r>
      <w:proofErr w:type="spellStart"/>
      <w:r>
        <w:t>api</w:t>
      </w:r>
      <w:proofErr w:type="spellEnd"/>
      <w:r>
        <w:t>/</w:t>
      </w:r>
      <w:proofErr w:type="spellStart"/>
      <w:r>
        <w:t>mindmap</w:t>
      </w:r>
      <w:proofErr w:type="spellEnd"/>
      <w:r>
        <w:t>/:</w:t>
      </w:r>
      <w:proofErr w:type="spellStart"/>
      <w:r>
        <w:t>nodeId</w:t>
      </w:r>
      <w:proofErr w:type="spellEnd"/>
      <w:r>
        <w:rPr>
          <w:rFonts w:hint="eastAsia"/>
        </w:rPr>
        <w:t xml:space="preserve"> (GET): </w:t>
      </w:r>
      <w:r>
        <w:rPr>
          <w:rFonts w:hint="eastAsia"/>
        </w:rPr>
        <w:t>用于</w:t>
      </w:r>
      <w:r>
        <w:t>获取单个节点</w:t>
      </w:r>
    </w:p>
    <w:p w14:paraId="7B631B7F" w14:textId="77777777" w:rsidR="00935F29" w:rsidRDefault="006C277A">
      <w:pPr>
        <w:snapToGrid w:val="0"/>
        <w:spacing w:line="360" w:lineRule="auto"/>
        <w:ind w:firstLine="482"/>
      </w:pPr>
      <w:r>
        <w:rPr>
          <w:rFonts w:hint="eastAsia"/>
        </w:rPr>
        <w:t>(4</w:t>
      </w:r>
      <w:r>
        <w:t>)</w:t>
      </w:r>
      <w:r>
        <w:rPr>
          <w:rFonts w:hint="eastAsia"/>
        </w:rPr>
        <w:t xml:space="preserve"> </w:t>
      </w:r>
      <w:r>
        <w:t>/</w:t>
      </w:r>
      <w:proofErr w:type="spellStart"/>
      <w:r>
        <w:t>api</w:t>
      </w:r>
      <w:proofErr w:type="spellEnd"/>
      <w:r>
        <w:t>/</w:t>
      </w:r>
      <w:proofErr w:type="spellStart"/>
      <w:r>
        <w:t>mindmap</w:t>
      </w:r>
      <w:proofErr w:type="spellEnd"/>
      <w:r>
        <w:rPr>
          <w:rFonts w:hint="eastAsia"/>
        </w:rPr>
        <w:t xml:space="preserve"> (GET): </w:t>
      </w:r>
      <w:r>
        <w:rPr>
          <w:rFonts w:hint="eastAsia"/>
        </w:rPr>
        <w:t>用于</w:t>
      </w:r>
      <w:r>
        <w:t>获取</w:t>
      </w:r>
      <w:r>
        <w:rPr>
          <w:rFonts w:hint="eastAsia"/>
        </w:rPr>
        <w:t>所有</w:t>
      </w:r>
      <w:r>
        <w:t>节点</w:t>
      </w:r>
    </w:p>
    <w:p w14:paraId="6DBD8D28" w14:textId="77777777" w:rsidR="00935F29" w:rsidRDefault="006C277A">
      <w:pPr>
        <w:snapToGrid w:val="0"/>
        <w:spacing w:line="360" w:lineRule="auto"/>
        <w:ind w:firstLine="482"/>
      </w:pPr>
      <w:r>
        <w:rPr>
          <w:rFonts w:hint="eastAsia"/>
        </w:rPr>
        <w:t>(5</w:t>
      </w:r>
      <w:r>
        <w:t>)</w:t>
      </w:r>
      <w:r>
        <w:rPr>
          <w:rFonts w:hint="eastAsia"/>
        </w:rPr>
        <w:t xml:space="preserve"> </w:t>
      </w:r>
      <w:r>
        <w:t>/</w:t>
      </w:r>
      <w:proofErr w:type="spellStart"/>
      <w:r>
        <w:t>api</w:t>
      </w:r>
      <w:proofErr w:type="spellEnd"/>
      <w:r>
        <w:t>/</w:t>
      </w:r>
      <w:proofErr w:type="spellStart"/>
      <w:r>
        <w:t>mindmap</w:t>
      </w:r>
      <w:proofErr w:type="spellEnd"/>
      <w:r>
        <w:rPr>
          <w:rFonts w:hint="eastAsia"/>
        </w:rPr>
        <w:t xml:space="preserve"> (POST): </w:t>
      </w:r>
      <w:r>
        <w:rPr>
          <w:rFonts w:hint="eastAsia"/>
        </w:rPr>
        <w:t>添加节点</w:t>
      </w:r>
    </w:p>
    <w:p w14:paraId="72120317" w14:textId="77777777" w:rsidR="00935F29" w:rsidRDefault="006C277A">
      <w:pPr>
        <w:snapToGrid w:val="0"/>
        <w:spacing w:line="360" w:lineRule="auto"/>
        <w:ind w:firstLine="482"/>
      </w:pPr>
      <w:r>
        <w:rPr>
          <w:rFonts w:hint="eastAsia"/>
        </w:rPr>
        <w:t>(6</w:t>
      </w:r>
      <w:r>
        <w:t>)</w:t>
      </w:r>
      <w:r>
        <w:rPr>
          <w:rFonts w:hint="eastAsia"/>
        </w:rPr>
        <w:t xml:space="preserve"> </w:t>
      </w:r>
      <w:r>
        <w:t>/</w:t>
      </w:r>
      <w:proofErr w:type="spellStart"/>
      <w:r>
        <w:t>api</w:t>
      </w:r>
      <w:proofErr w:type="spellEnd"/>
      <w:r>
        <w:t>/</w:t>
      </w:r>
      <w:proofErr w:type="spellStart"/>
      <w:r>
        <w:t>mindmap</w:t>
      </w:r>
      <w:proofErr w:type="spellEnd"/>
      <w:r>
        <w:t>/:id</w:t>
      </w:r>
      <w:r>
        <w:rPr>
          <w:rFonts w:hint="eastAsia"/>
        </w:rPr>
        <w:t xml:space="preserve"> (DELETE): </w:t>
      </w:r>
      <w:r>
        <w:rPr>
          <w:rFonts w:hint="eastAsia"/>
        </w:rPr>
        <w:t>删除节点</w:t>
      </w:r>
    </w:p>
    <w:p w14:paraId="4479F149" w14:textId="77777777" w:rsidR="00935F29" w:rsidRDefault="006C277A">
      <w:pPr>
        <w:snapToGrid w:val="0"/>
        <w:spacing w:line="360" w:lineRule="auto"/>
        <w:ind w:firstLine="482"/>
      </w:pPr>
      <w:r>
        <w:rPr>
          <w:rFonts w:hint="eastAsia"/>
        </w:rPr>
        <w:t>(7</w:t>
      </w:r>
      <w:r>
        <w:t>)</w:t>
      </w:r>
      <w:r>
        <w:rPr>
          <w:rFonts w:hint="eastAsia"/>
        </w:rPr>
        <w:t xml:space="preserve"> </w:t>
      </w:r>
      <w:r>
        <w:t>/</w:t>
      </w:r>
      <w:proofErr w:type="spellStart"/>
      <w:r>
        <w:t>api</w:t>
      </w:r>
      <w:proofErr w:type="spellEnd"/>
      <w:r>
        <w:t>/</w:t>
      </w:r>
      <w:proofErr w:type="spellStart"/>
      <w:r>
        <w:t>mindmap</w:t>
      </w:r>
      <w:proofErr w:type="spellEnd"/>
      <w:r>
        <w:t>/replace</w:t>
      </w:r>
      <w:r>
        <w:rPr>
          <w:rFonts w:hint="eastAsia"/>
        </w:rPr>
        <w:t xml:space="preserve"> (POST): </w:t>
      </w:r>
      <w:r>
        <w:rPr>
          <w:rFonts w:hint="eastAsia"/>
        </w:rPr>
        <w:t>导入知识图谱</w:t>
      </w:r>
    </w:p>
    <w:p w14:paraId="03AC4775" w14:textId="77777777" w:rsidR="00935F29" w:rsidRDefault="006C277A">
      <w:pPr>
        <w:snapToGrid w:val="0"/>
        <w:spacing w:line="360" w:lineRule="auto"/>
        <w:ind w:firstLine="482"/>
      </w:pPr>
      <w:r>
        <w:rPr>
          <w:rFonts w:hint="eastAsia"/>
        </w:rPr>
        <w:t>(8</w:t>
      </w:r>
      <w:r>
        <w:t>)</w:t>
      </w:r>
      <w:r>
        <w:rPr>
          <w:rFonts w:hint="eastAsia"/>
        </w:rPr>
        <w:t xml:space="preserve"> </w:t>
      </w:r>
      <w:r>
        <w:t>/</w:t>
      </w:r>
      <w:proofErr w:type="spellStart"/>
      <w:r>
        <w:t>api</w:t>
      </w:r>
      <w:proofErr w:type="spellEnd"/>
      <w:r>
        <w:t>/</w:t>
      </w:r>
      <w:proofErr w:type="spellStart"/>
      <w:r>
        <w:t>mindmap</w:t>
      </w:r>
      <w:proofErr w:type="spellEnd"/>
      <w:r>
        <w:t>/update</w:t>
      </w:r>
      <w:r>
        <w:rPr>
          <w:rFonts w:hint="eastAsia"/>
        </w:rPr>
        <w:t xml:space="preserve"> (POST): </w:t>
      </w:r>
      <w:r>
        <w:rPr>
          <w:rFonts w:hint="eastAsia"/>
        </w:rPr>
        <w:t>更新知识点名称</w:t>
      </w:r>
    </w:p>
    <w:p w14:paraId="5B8024A3" w14:textId="3F95AF25" w:rsidR="00935F29" w:rsidRDefault="006C277A">
      <w:pPr>
        <w:snapToGrid w:val="0"/>
        <w:spacing w:line="360" w:lineRule="auto"/>
        <w:ind w:firstLine="482"/>
      </w:pPr>
      <w:r>
        <w:rPr>
          <w:rFonts w:hint="eastAsia"/>
        </w:rPr>
        <w:t>(9</w:t>
      </w:r>
      <w:r>
        <w:t>)</w:t>
      </w:r>
      <w:r>
        <w:rPr>
          <w:rFonts w:hint="eastAsia"/>
        </w:rPr>
        <w:t xml:space="preserve"> </w:t>
      </w:r>
      <w:r>
        <w:t>/</w:t>
      </w:r>
      <w:proofErr w:type="spellStart"/>
      <w:r>
        <w:t>api</w:t>
      </w:r>
      <w:proofErr w:type="spellEnd"/>
      <w:r>
        <w:t>/</w:t>
      </w:r>
      <w:proofErr w:type="spellStart"/>
      <w:r>
        <w:t>mindmap</w:t>
      </w:r>
      <w:proofErr w:type="spellEnd"/>
      <w:r>
        <w:t>/update/importance</w:t>
      </w:r>
      <w:r>
        <w:rPr>
          <w:rFonts w:hint="eastAsia"/>
        </w:rPr>
        <w:t xml:space="preserve"> (POST): </w:t>
      </w:r>
      <w:r>
        <w:rPr>
          <w:rFonts w:hint="eastAsia"/>
        </w:rPr>
        <w:t>更新知识点</w:t>
      </w:r>
      <w:r w:rsidR="00207FBB">
        <w:rPr>
          <w:rFonts w:hint="eastAsia"/>
        </w:rPr>
        <w:t>的“重要性”</w:t>
      </w:r>
    </w:p>
    <w:p w14:paraId="460E85EA" w14:textId="77777777" w:rsidR="00935F29" w:rsidRDefault="006C277A">
      <w:pPr>
        <w:snapToGrid w:val="0"/>
        <w:spacing w:line="360" w:lineRule="auto"/>
        <w:ind w:firstLine="482"/>
      </w:pPr>
      <w:r>
        <w:rPr>
          <w:rFonts w:hint="eastAsia"/>
        </w:rPr>
        <w:t>(10</w:t>
      </w:r>
      <w:r>
        <w:t>)</w:t>
      </w:r>
      <w:r>
        <w:rPr>
          <w:rFonts w:hint="eastAsia"/>
        </w:rPr>
        <w:t xml:space="preserve"> </w:t>
      </w:r>
      <w:r>
        <w:t>/</w:t>
      </w:r>
      <w:proofErr w:type="spellStart"/>
      <w:r>
        <w:t>api</w:t>
      </w:r>
      <w:proofErr w:type="spellEnd"/>
      <w:r>
        <w:t>/</w:t>
      </w:r>
      <w:proofErr w:type="spellStart"/>
      <w:r>
        <w:t>mindmap</w:t>
      </w:r>
      <w:proofErr w:type="spellEnd"/>
      <w:r>
        <w:t>/update/knowledge</w:t>
      </w:r>
      <w:r>
        <w:rPr>
          <w:rFonts w:hint="eastAsia"/>
        </w:rPr>
        <w:t xml:space="preserve"> (POST): </w:t>
      </w:r>
      <w:r>
        <w:rPr>
          <w:rFonts w:hint="eastAsia"/>
        </w:rPr>
        <w:t>更新节点前序知识点字段</w:t>
      </w:r>
    </w:p>
    <w:p w14:paraId="370833D4" w14:textId="77777777" w:rsidR="00935F29" w:rsidRDefault="006C277A">
      <w:pPr>
        <w:snapToGrid w:val="0"/>
        <w:spacing w:line="360" w:lineRule="auto"/>
        <w:ind w:firstLine="482"/>
      </w:pPr>
      <w:r>
        <w:rPr>
          <w:rFonts w:hint="eastAsia"/>
        </w:rPr>
        <w:t>(11</w:t>
      </w:r>
      <w:r>
        <w:t>)</w:t>
      </w:r>
      <w:r>
        <w:rPr>
          <w:rFonts w:hint="eastAsia"/>
        </w:rPr>
        <w:t xml:space="preserve"> </w:t>
      </w:r>
      <w:r>
        <w:t>/</w:t>
      </w:r>
      <w:proofErr w:type="spellStart"/>
      <w:r>
        <w:t>api</w:t>
      </w:r>
      <w:proofErr w:type="spellEnd"/>
      <w:r>
        <w:t>/</w:t>
      </w:r>
      <w:proofErr w:type="spellStart"/>
      <w:r>
        <w:t>mindmap</w:t>
      </w:r>
      <w:proofErr w:type="spellEnd"/>
      <w:r>
        <w:t>/update/route</w:t>
      </w:r>
      <w:r>
        <w:rPr>
          <w:rFonts w:hint="eastAsia"/>
        </w:rPr>
        <w:t xml:space="preserve"> (POST): </w:t>
      </w:r>
      <w:r>
        <w:t>更新学习路径</w:t>
      </w:r>
    </w:p>
    <w:p w14:paraId="123D31DE" w14:textId="77777777" w:rsidR="00935F29" w:rsidRDefault="006C277A">
      <w:pPr>
        <w:snapToGrid w:val="0"/>
        <w:spacing w:line="360" w:lineRule="auto"/>
        <w:ind w:firstLine="482"/>
      </w:pPr>
      <w:r>
        <w:rPr>
          <w:rFonts w:hint="eastAsia"/>
        </w:rPr>
        <w:t>(12</w:t>
      </w:r>
      <w:r>
        <w:t>)</w:t>
      </w:r>
      <w:r>
        <w:rPr>
          <w:rFonts w:hint="eastAsia"/>
        </w:rPr>
        <w:t xml:space="preserve"> </w:t>
      </w:r>
      <w:r>
        <w:t>/</w:t>
      </w:r>
      <w:proofErr w:type="spellStart"/>
      <w:r>
        <w:t>api</w:t>
      </w:r>
      <w:proofErr w:type="spellEnd"/>
      <w:r>
        <w:t>/</w:t>
      </w:r>
      <w:proofErr w:type="spellStart"/>
      <w:r>
        <w:t>mindmap</w:t>
      </w:r>
      <w:proofErr w:type="spellEnd"/>
      <w:r>
        <w:t>/save-content</w:t>
      </w:r>
      <w:r>
        <w:rPr>
          <w:rFonts w:hint="eastAsia"/>
        </w:rPr>
        <w:t xml:space="preserve"> (POST): </w:t>
      </w:r>
      <w:r>
        <w:rPr>
          <w:rFonts w:hint="eastAsia"/>
        </w:rPr>
        <w:t>保存富文本内容到文件</w:t>
      </w:r>
    </w:p>
    <w:p w14:paraId="6FFA3E98" w14:textId="77777777" w:rsidR="00935F29" w:rsidRDefault="006C277A">
      <w:pPr>
        <w:snapToGrid w:val="0"/>
        <w:spacing w:line="360" w:lineRule="auto"/>
        <w:ind w:firstLine="482"/>
      </w:pPr>
      <w:r>
        <w:rPr>
          <w:rFonts w:hint="eastAsia"/>
        </w:rPr>
        <w:t>(13</w:t>
      </w:r>
      <w:r>
        <w:t>)</w:t>
      </w:r>
      <w:r>
        <w:rPr>
          <w:rFonts w:hint="eastAsia"/>
        </w:rPr>
        <w:t xml:space="preserve"> </w:t>
      </w:r>
      <w:r>
        <w:t>/</w:t>
      </w:r>
      <w:proofErr w:type="spellStart"/>
      <w:r>
        <w:t>api</w:t>
      </w:r>
      <w:proofErr w:type="spellEnd"/>
      <w:r>
        <w:t>/</w:t>
      </w:r>
      <w:proofErr w:type="spellStart"/>
      <w:r>
        <w:t>mindmap</w:t>
      </w:r>
      <w:proofErr w:type="spellEnd"/>
      <w:r>
        <w:t>/get-content/:</w:t>
      </w:r>
      <w:proofErr w:type="spellStart"/>
      <w:r>
        <w:t>nodeId</w:t>
      </w:r>
      <w:proofErr w:type="spellEnd"/>
      <w:r>
        <w:rPr>
          <w:rFonts w:hint="eastAsia"/>
        </w:rPr>
        <w:t xml:space="preserve"> (GET): </w:t>
      </w:r>
      <w:r>
        <w:t>读取</w:t>
      </w:r>
      <w:r>
        <w:rPr>
          <w:rFonts w:hint="eastAsia"/>
        </w:rPr>
        <w:t>知识点的富文本内容</w:t>
      </w:r>
      <w:r>
        <w:t>文件</w:t>
      </w:r>
    </w:p>
    <w:p w14:paraId="4A5A78F1" w14:textId="77777777" w:rsidR="00935F29" w:rsidRDefault="006C277A">
      <w:pPr>
        <w:snapToGrid w:val="0"/>
        <w:spacing w:line="360" w:lineRule="auto"/>
        <w:ind w:firstLine="482"/>
      </w:pPr>
      <w:r>
        <w:rPr>
          <w:rFonts w:hint="eastAsia"/>
        </w:rPr>
        <w:t>(14</w:t>
      </w:r>
      <w:r>
        <w:t>)</w:t>
      </w:r>
      <w:r>
        <w:rPr>
          <w:rFonts w:hint="eastAsia"/>
        </w:rPr>
        <w:t xml:space="preserve"> </w:t>
      </w:r>
      <w:r>
        <w:t>/</w:t>
      </w:r>
      <w:proofErr w:type="spellStart"/>
      <w:r>
        <w:t>api</w:t>
      </w:r>
      <w:proofErr w:type="spellEnd"/>
      <w:r>
        <w:t>/</w:t>
      </w:r>
      <w:proofErr w:type="spellStart"/>
      <w:r>
        <w:t>mindmap</w:t>
      </w:r>
      <w:proofErr w:type="spellEnd"/>
      <w:r>
        <w:t>/batch-get-content</w:t>
      </w:r>
      <w:r>
        <w:rPr>
          <w:rFonts w:hint="eastAsia"/>
        </w:rPr>
        <w:t xml:space="preserve"> (POST): </w:t>
      </w:r>
      <w:r>
        <w:rPr>
          <w:rFonts w:hint="eastAsia"/>
        </w:rPr>
        <w:t>搜索时批量</w:t>
      </w:r>
      <w:r>
        <w:t>读取</w:t>
      </w:r>
      <w:r>
        <w:rPr>
          <w:rFonts w:hint="eastAsia"/>
        </w:rPr>
        <w:t>富文本内容</w:t>
      </w:r>
      <w:r>
        <w:t>文件</w:t>
      </w:r>
    </w:p>
    <w:p w14:paraId="6255E136" w14:textId="77777777" w:rsidR="00935F29" w:rsidRDefault="006C277A">
      <w:pPr>
        <w:snapToGrid w:val="0"/>
        <w:spacing w:line="360" w:lineRule="auto"/>
        <w:ind w:firstLine="482"/>
      </w:pPr>
      <w:r>
        <w:rPr>
          <w:rFonts w:hint="eastAsia"/>
        </w:rPr>
        <w:t>(15</w:t>
      </w:r>
      <w:r>
        <w:t>)</w:t>
      </w:r>
      <w:r>
        <w:rPr>
          <w:rFonts w:hint="eastAsia"/>
        </w:rPr>
        <w:t xml:space="preserve"> </w:t>
      </w:r>
      <w:r>
        <w:t>/</w:t>
      </w:r>
      <w:proofErr w:type="spellStart"/>
      <w:r>
        <w:t>api</w:t>
      </w:r>
      <w:proofErr w:type="spellEnd"/>
      <w:r>
        <w:t>/upload/image</w:t>
      </w:r>
      <w:r>
        <w:rPr>
          <w:rFonts w:hint="eastAsia"/>
        </w:rPr>
        <w:t xml:space="preserve"> (POST): </w:t>
      </w:r>
      <w:r>
        <w:t>图片上传</w:t>
      </w:r>
    </w:p>
    <w:p w14:paraId="05A6F068" w14:textId="77777777" w:rsidR="00935F29" w:rsidRDefault="006C277A">
      <w:pPr>
        <w:snapToGrid w:val="0"/>
        <w:spacing w:line="360" w:lineRule="auto"/>
        <w:ind w:firstLine="482"/>
      </w:pPr>
      <w:r>
        <w:rPr>
          <w:rFonts w:hint="eastAsia"/>
        </w:rPr>
        <w:t>(16</w:t>
      </w:r>
      <w:r>
        <w:t>)</w:t>
      </w:r>
      <w:r>
        <w:rPr>
          <w:rFonts w:hint="eastAsia"/>
        </w:rPr>
        <w:t xml:space="preserve"> </w:t>
      </w:r>
      <w:r>
        <w:t>/</w:t>
      </w:r>
      <w:proofErr w:type="spellStart"/>
      <w:r>
        <w:t>api</w:t>
      </w:r>
      <w:proofErr w:type="spellEnd"/>
      <w:r>
        <w:t>/upload/video</w:t>
      </w:r>
      <w:r>
        <w:rPr>
          <w:rFonts w:hint="eastAsia"/>
        </w:rPr>
        <w:t xml:space="preserve"> (POST): </w:t>
      </w:r>
      <w:r>
        <w:t>视频上传</w:t>
      </w:r>
    </w:p>
    <w:p w14:paraId="3BE2B0A3" w14:textId="77777777" w:rsidR="00935F29" w:rsidRDefault="006C277A">
      <w:pPr>
        <w:snapToGrid w:val="0"/>
        <w:spacing w:line="360" w:lineRule="auto"/>
        <w:ind w:firstLine="482"/>
      </w:pPr>
      <w:r>
        <w:rPr>
          <w:rFonts w:hint="eastAsia"/>
        </w:rPr>
        <w:t>(17</w:t>
      </w:r>
      <w:r>
        <w:t>)</w:t>
      </w:r>
      <w:r>
        <w:rPr>
          <w:rFonts w:hint="eastAsia"/>
        </w:rPr>
        <w:t xml:space="preserve"> </w:t>
      </w:r>
      <w:r>
        <w:t>/</w:t>
      </w:r>
      <w:proofErr w:type="spellStart"/>
      <w:r>
        <w:t>api</w:t>
      </w:r>
      <w:proofErr w:type="spellEnd"/>
      <w:r>
        <w:t>/</w:t>
      </w:r>
      <w:proofErr w:type="spellStart"/>
      <w:r>
        <w:t>mindmap</w:t>
      </w:r>
      <w:proofErr w:type="spellEnd"/>
      <w:r>
        <w:t>/update/videos</w:t>
      </w:r>
      <w:r>
        <w:rPr>
          <w:rFonts w:hint="eastAsia"/>
        </w:rPr>
        <w:t xml:space="preserve"> (POST): </w:t>
      </w:r>
      <w:r>
        <w:t>更新</w:t>
      </w:r>
      <w:r>
        <w:rPr>
          <w:rFonts w:hint="eastAsia"/>
        </w:rPr>
        <w:t>知识点</w:t>
      </w:r>
      <w:r>
        <w:t>视频列表</w:t>
      </w:r>
    </w:p>
    <w:p w14:paraId="0606ECDB" w14:textId="77777777" w:rsidR="00935F29" w:rsidRDefault="006C277A">
      <w:pPr>
        <w:snapToGrid w:val="0"/>
        <w:spacing w:line="360" w:lineRule="auto"/>
        <w:ind w:firstLine="482"/>
      </w:pPr>
      <w:r>
        <w:rPr>
          <w:rFonts w:hint="eastAsia"/>
        </w:rPr>
        <w:t>(18</w:t>
      </w:r>
      <w:r>
        <w:t>)</w:t>
      </w:r>
      <w:r>
        <w:rPr>
          <w:rFonts w:hint="eastAsia"/>
        </w:rPr>
        <w:t xml:space="preserve"> </w:t>
      </w:r>
      <w:r>
        <w:t>/</w:t>
      </w:r>
      <w:proofErr w:type="spellStart"/>
      <w:r>
        <w:t>api</w:t>
      </w:r>
      <w:proofErr w:type="spellEnd"/>
      <w:r>
        <w:t>/</w:t>
      </w:r>
      <w:proofErr w:type="spellStart"/>
      <w:r>
        <w:t>mindmap</w:t>
      </w:r>
      <w:proofErr w:type="spellEnd"/>
      <w:r>
        <w:t>/videos/:</w:t>
      </w:r>
      <w:proofErr w:type="spellStart"/>
      <w:r>
        <w:t>nodeId</w:t>
      </w:r>
      <w:proofErr w:type="spellEnd"/>
      <w:r>
        <w:rPr>
          <w:rFonts w:hint="eastAsia"/>
        </w:rPr>
        <w:t xml:space="preserve"> (GET): </w:t>
      </w:r>
      <w:r>
        <w:t>获取</w:t>
      </w:r>
      <w:r>
        <w:rPr>
          <w:rFonts w:hint="eastAsia"/>
        </w:rPr>
        <w:t>知识点</w:t>
      </w:r>
      <w:r>
        <w:t>视频列表</w:t>
      </w:r>
    </w:p>
    <w:p w14:paraId="0B8EE96C" w14:textId="77777777" w:rsidR="00935F29" w:rsidRDefault="006C277A">
      <w:pPr>
        <w:snapToGrid w:val="0"/>
        <w:spacing w:line="360" w:lineRule="auto"/>
        <w:ind w:firstLine="482"/>
      </w:pPr>
      <w:r>
        <w:rPr>
          <w:rFonts w:hint="eastAsia"/>
        </w:rPr>
        <w:t>(19</w:t>
      </w:r>
      <w:r>
        <w:t>)</w:t>
      </w:r>
      <w:r>
        <w:rPr>
          <w:rFonts w:hint="eastAsia"/>
        </w:rPr>
        <w:t xml:space="preserve"> </w:t>
      </w:r>
      <w:r>
        <w:t>/</w:t>
      </w:r>
      <w:proofErr w:type="spellStart"/>
      <w:r>
        <w:t>api</w:t>
      </w:r>
      <w:proofErr w:type="spellEnd"/>
      <w:r>
        <w:t>/</w:t>
      </w:r>
      <w:proofErr w:type="spellStart"/>
      <w:r>
        <w:t>mindmap</w:t>
      </w:r>
      <w:proofErr w:type="spellEnd"/>
      <w:r>
        <w:t>/videos/:</w:t>
      </w:r>
      <w:proofErr w:type="spellStart"/>
      <w:r>
        <w:t>nodeId</w:t>
      </w:r>
      <w:proofErr w:type="spellEnd"/>
      <w:r>
        <w:t>/:</w:t>
      </w:r>
      <w:proofErr w:type="spellStart"/>
      <w:r>
        <w:t>videoId</w:t>
      </w:r>
      <w:proofErr w:type="spellEnd"/>
      <w:r>
        <w:rPr>
          <w:rFonts w:hint="eastAsia"/>
        </w:rPr>
        <w:t xml:space="preserve"> (DELETE): </w:t>
      </w:r>
      <w:r>
        <w:t>删除视频</w:t>
      </w:r>
    </w:p>
    <w:p w14:paraId="74E2E047" w14:textId="77777777" w:rsidR="00935F29" w:rsidRDefault="006C277A">
      <w:pPr>
        <w:snapToGrid w:val="0"/>
        <w:spacing w:line="360" w:lineRule="auto"/>
        <w:ind w:firstLine="482"/>
      </w:pPr>
      <w:r>
        <w:rPr>
          <w:rFonts w:hint="eastAsia"/>
        </w:rPr>
        <w:t>(20</w:t>
      </w:r>
      <w:r>
        <w:t>)</w:t>
      </w:r>
      <w:r>
        <w:rPr>
          <w:rFonts w:hint="eastAsia"/>
        </w:rPr>
        <w:t xml:space="preserve"> </w:t>
      </w:r>
      <w:r>
        <w:t>/</w:t>
      </w:r>
      <w:proofErr w:type="spellStart"/>
      <w:r>
        <w:t>api</w:t>
      </w:r>
      <w:proofErr w:type="spellEnd"/>
      <w:r>
        <w:t>/upload/file</w:t>
      </w:r>
      <w:r>
        <w:rPr>
          <w:rFonts w:hint="eastAsia"/>
        </w:rPr>
        <w:t xml:space="preserve"> (POST): </w:t>
      </w:r>
      <w:r>
        <w:t>文件上传</w:t>
      </w:r>
    </w:p>
    <w:p w14:paraId="3E8607E1" w14:textId="77777777" w:rsidR="00935F29" w:rsidRDefault="006C277A">
      <w:pPr>
        <w:snapToGrid w:val="0"/>
        <w:spacing w:line="360" w:lineRule="auto"/>
        <w:ind w:firstLine="482"/>
      </w:pPr>
      <w:r>
        <w:rPr>
          <w:rFonts w:hint="eastAsia"/>
        </w:rPr>
        <w:t>(21</w:t>
      </w:r>
      <w:r>
        <w:t>)</w:t>
      </w:r>
      <w:r>
        <w:rPr>
          <w:rFonts w:hint="eastAsia"/>
        </w:rPr>
        <w:t xml:space="preserve"> </w:t>
      </w:r>
      <w:r>
        <w:t>/</w:t>
      </w:r>
      <w:proofErr w:type="spellStart"/>
      <w:r>
        <w:t>api</w:t>
      </w:r>
      <w:proofErr w:type="spellEnd"/>
      <w:r>
        <w:t>/</w:t>
      </w:r>
      <w:proofErr w:type="spellStart"/>
      <w:r>
        <w:t>mindmap</w:t>
      </w:r>
      <w:proofErr w:type="spellEnd"/>
      <w:r>
        <w:t>/update/files</w:t>
      </w:r>
      <w:r>
        <w:rPr>
          <w:rFonts w:hint="eastAsia"/>
        </w:rPr>
        <w:t xml:space="preserve"> (POST): </w:t>
      </w:r>
      <w:r>
        <w:rPr>
          <w:rFonts w:hint="eastAsia"/>
        </w:rPr>
        <w:t>更新文件列表</w:t>
      </w:r>
    </w:p>
    <w:p w14:paraId="6F459A14" w14:textId="77777777" w:rsidR="00935F29" w:rsidRDefault="006C277A">
      <w:pPr>
        <w:snapToGrid w:val="0"/>
        <w:spacing w:line="360" w:lineRule="auto"/>
        <w:ind w:firstLine="482"/>
      </w:pPr>
      <w:r>
        <w:rPr>
          <w:rFonts w:hint="eastAsia"/>
        </w:rPr>
        <w:t>(22</w:t>
      </w:r>
      <w:r>
        <w:t>)</w:t>
      </w:r>
      <w:r>
        <w:rPr>
          <w:rFonts w:hint="eastAsia"/>
        </w:rPr>
        <w:t xml:space="preserve"> </w:t>
      </w:r>
      <w:r>
        <w:t>/</w:t>
      </w:r>
      <w:proofErr w:type="spellStart"/>
      <w:r>
        <w:t>api</w:t>
      </w:r>
      <w:proofErr w:type="spellEnd"/>
      <w:r>
        <w:t>/</w:t>
      </w:r>
      <w:proofErr w:type="spellStart"/>
      <w:r>
        <w:t>mindmap</w:t>
      </w:r>
      <w:proofErr w:type="spellEnd"/>
      <w:r>
        <w:t>/files/:</w:t>
      </w:r>
      <w:proofErr w:type="spellStart"/>
      <w:r>
        <w:t>nodeId</w:t>
      </w:r>
      <w:proofErr w:type="spellEnd"/>
      <w:r>
        <w:rPr>
          <w:rFonts w:hint="eastAsia"/>
        </w:rPr>
        <w:t xml:space="preserve"> (GET): </w:t>
      </w:r>
      <w:r>
        <w:t>获取</w:t>
      </w:r>
      <w:r>
        <w:rPr>
          <w:rFonts w:hint="eastAsia"/>
        </w:rPr>
        <w:t>知识点文件</w:t>
      </w:r>
      <w:r>
        <w:t>列表</w:t>
      </w:r>
    </w:p>
    <w:p w14:paraId="3201B56B" w14:textId="77777777" w:rsidR="00935F29" w:rsidRDefault="006C277A">
      <w:pPr>
        <w:snapToGrid w:val="0"/>
        <w:spacing w:line="360" w:lineRule="auto"/>
        <w:ind w:firstLine="482"/>
      </w:pPr>
      <w:r>
        <w:rPr>
          <w:rFonts w:hint="eastAsia"/>
        </w:rPr>
        <w:t>(23</w:t>
      </w:r>
      <w:r>
        <w:t>)</w:t>
      </w:r>
      <w:r>
        <w:rPr>
          <w:rFonts w:hint="eastAsia"/>
        </w:rPr>
        <w:t xml:space="preserve"> </w:t>
      </w:r>
      <w:r>
        <w:t>/</w:t>
      </w:r>
      <w:proofErr w:type="spellStart"/>
      <w:r>
        <w:t>api</w:t>
      </w:r>
      <w:proofErr w:type="spellEnd"/>
      <w:r>
        <w:t>/</w:t>
      </w:r>
      <w:proofErr w:type="spellStart"/>
      <w:r>
        <w:t>mindmap</w:t>
      </w:r>
      <w:proofErr w:type="spellEnd"/>
      <w:r>
        <w:t>/files/:</w:t>
      </w:r>
      <w:proofErr w:type="spellStart"/>
      <w:r>
        <w:t>nodeId</w:t>
      </w:r>
      <w:proofErr w:type="spellEnd"/>
      <w:r>
        <w:t>/:</w:t>
      </w:r>
      <w:proofErr w:type="spellStart"/>
      <w:r>
        <w:t>fileName</w:t>
      </w:r>
      <w:proofErr w:type="spellEnd"/>
      <w:r>
        <w:rPr>
          <w:rFonts w:hint="eastAsia"/>
        </w:rPr>
        <w:t xml:space="preserve"> (DELETE): </w:t>
      </w:r>
      <w:r>
        <w:rPr>
          <w:rFonts w:hint="eastAsia"/>
        </w:rPr>
        <w:t>删除文件</w:t>
      </w:r>
    </w:p>
    <w:p w14:paraId="0F45091A" w14:textId="49B3F348" w:rsidR="004D7447" w:rsidRDefault="004D7447" w:rsidP="004D7447">
      <w:pPr>
        <w:pStyle w:val="2"/>
        <w:snapToGrid w:val="0"/>
        <w:spacing w:beforeLines="100" w:before="240" w:beforeAutospacing="0" w:afterLines="50" w:after="120" w:afterAutospacing="0" w:line="360" w:lineRule="auto"/>
        <w:rPr>
          <w:rStyle w:val="2Char"/>
          <w:rFonts w:ascii="Times New Roman" w:hAnsi="Times New Roman"/>
          <w:sz w:val="28"/>
        </w:rPr>
      </w:pPr>
      <w:bookmarkStart w:id="73" w:name="_Toc200035255"/>
      <w:r>
        <w:rPr>
          <w:rStyle w:val="2Char"/>
          <w:rFonts w:ascii="Times New Roman" w:hAnsi="Times New Roman" w:hint="eastAsia"/>
          <w:sz w:val="28"/>
        </w:rPr>
        <w:t>3</w:t>
      </w:r>
      <w:r>
        <w:rPr>
          <w:rStyle w:val="2Char"/>
          <w:rFonts w:ascii="Times New Roman" w:hAnsi="Times New Roman"/>
          <w:sz w:val="28"/>
        </w:rPr>
        <w:t>.</w:t>
      </w:r>
      <w:r>
        <w:rPr>
          <w:rStyle w:val="2Char"/>
          <w:rFonts w:ascii="Times New Roman" w:hAnsi="Times New Roman" w:hint="eastAsia"/>
          <w:sz w:val="28"/>
        </w:rPr>
        <w:t>6</w:t>
      </w:r>
      <w:r>
        <w:rPr>
          <w:rStyle w:val="2Char"/>
          <w:rFonts w:ascii="Times New Roman" w:hAnsi="Times New Roman"/>
          <w:sz w:val="28"/>
        </w:rPr>
        <w:t xml:space="preserve"> </w:t>
      </w:r>
      <w:r>
        <w:rPr>
          <w:rFonts w:ascii="Times New Roman" w:hAnsi="Times New Roman" w:hint="eastAsia"/>
          <w:b w:val="0"/>
          <w:bCs w:val="0"/>
        </w:rPr>
        <w:t>本章小结</w:t>
      </w:r>
      <w:bookmarkEnd w:id="73"/>
      <w:r>
        <w:rPr>
          <w:rStyle w:val="2Char"/>
          <w:rFonts w:ascii="Times New Roman" w:hAnsi="Times New Roman" w:hint="eastAsia"/>
          <w:sz w:val="28"/>
        </w:rPr>
        <w:t xml:space="preserve"> </w:t>
      </w:r>
    </w:p>
    <w:p w14:paraId="44DE4057" w14:textId="6D341FCA" w:rsidR="00935F29" w:rsidRDefault="004D7447" w:rsidP="0083331E">
      <w:pPr>
        <w:snapToGrid w:val="0"/>
        <w:spacing w:line="360" w:lineRule="auto"/>
        <w:ind w:firstLineChars="200" w:firstLine="480"/>
      </w:pPr>
      <w:r>
        <w:rPr>
          <w:rFonts w:hint="eastAsia"/>
        </w:rPr>
        <w:t>本章主要介绍了课程知识图谱系统中各个模块的功能设计及技术实现。</w:t>
      </w:r>
    </w:p>
    <w:p w14:paraId="578DEEFA" w14:textId="77777777" w:rsidR="00935F29" w:rsidRDefault="006C277A">
      <w:pPr>
        <w:snapToGrid w:val="0"/>
        <w:spacing w:line="360" w:lineRule="auto"/>
      </w:pPr>
      <w:r>
        <w:br w:type="page"/>
      </w:r>
    </w:p>
    <w:p w14:paraId="3CD22F2C" w14:textId="77777777" w:rsidR="00935F29" w:rsidRDefault="00935F29" w:rsidP="00BB552B">
      <w:pPr>
        <w:pStyle w:val="1"/>
        <w:adjustRightInd w:val="0"/>
        <w:snapToGrid w:val="0"/>
        <w:spacing w:before="0" w:after="0" w:line="360" w:lineRule="auto"/>
        <w:ind w:left="0" w:firstLineChars="0" w:firstLine="0"/>
      </w:pPr>
    </w:p>
    <w:p w14:paraId="66686E31" w14:textId="5E442E53" w:rsidR="00935F29" w:rsidRDefault="006C277A">
      <w:pPr>
        <w:pStyle w:val="1"/>
        <w:adjustRightInd w:val="0"/>
        <w:snapToGrid w:val="0"/>
        <w:spacing w:before="0" w:after="0" w:line="360" w:lineRule="auto"/>
        <w:ind w:left="0" w:firstLineChars="0" w:firstLine="0"/>
        <w:rPr>
          <w:rFonts w:hAnsi="黑体"/>
          <w:bCs w:val="0"/>
          <w:szCs w:val="32"/>
        </w:rPr>
      </w:pPr>
      <w:bookmarkStart w:id="74" w:name="_Toc200035256"/>
      <w:r>
        <w:rPr>
          <w:rFonts w:hAnsi="黑体"/>
          <w:bCs w:val="0"/>
          <w:szCs w:val="32"/>
        </w:rPr>
        <w:t>第</w:t>
      </w:r>
      <w:r>
        <w:rPr>
          <w:rFonts w:hAnsi="黑体" w:hint="eastAsia"/>
          <w:bCs w:val="0"/>
          <w:szCs w:val="32"/>
        </w:rPr>
        <w:t>4</w:t>
      </w:r>
      <w:r>
        <w:rPr>
          <w:rFonts w:hAnsi="黑体"/>
          <w:bCs w:val="0"/>
          <w:szCs w:val="32"/>
        </w:rPr>
        <w:t xml:space="preserve">章  </w:t>
      </w:r>
      <w:r>
        <w:rPr>
          <w:rFonts w:hAnsi="黑体" w:hint="eastAsia"/>
          <w:bCs w:val="0"/>
          <w:szCs w:val="32"/>
        </w:rPr>
        <w:t>系统功能展示</w:t>
      </w:r>
      <w:bookmarkEnd w:id="74"/>
    </w:p>
    <w:p w14:paraId="0ABFE5E7" w14:textId="77777777" w:rsidR="00935F29" w:rsidRDefault="00935F29" w:rsidP="00BB552B">
      <w:pPr>
        <w:pStyle w:val="1"/>
        <w:adjustRightInd w:val="0"/>
        <w:snapToGrid w:val="0"/>
        <w:spacing w:before="0" w:after="0" w:line="360" w:lineRule="auto"/>
        <w:ind w:left="0" w:firstLineChars="0" w:firstLine="0"/>
        <w:rPr>
          <w:szCs w:val="32"/>
        </w:rPr>
      </w:pPr>
    </w:p>
    <w:p w14:paraId="2B605E4E" w14:textId="78B21E8F" w:rsidR="00935F29" w:rsidRDefault="006C277A">
      <w:pPr>
        <w:pStyle w:val="2"/>
        <w:snapToGrid w:val="0"/>
        <w:spacing w:beforeLines="100" w:before="240" w:beforeAutospacing="0" w:afterLines="50" w:after="120" w:afterAutospacing="0" w:line="360" w:lineRule="auto"/>
        <w:rPr>
          <w:rFonts w:ascii="Times New Roman" w:hAnsi="Times New Roman"/>
          <w:b w:val="0"/>
          <w:bCs w:val="0"/>
        </w:rPr>
      </w:pPr>
      <w:bookmarkStart w:id="75" w:name="_Toc200035257"/>
      <w:r>
        <w:rPr>
          <w:rStyle w:val="2Char"/>
          <w:rFonts w:ascii="Times New Roman" w:hAnsi="Times New Roman" w:hint="eastAsia"/>
          <w:sz w:val="28"/>
        </w:rPr>
        <w:t>4.1</w:t>
      </w:r>
      <w:r>
        <w:rPr>
          <w:rStyle w:val="2Char"/>
          <w:rFonts w:ascii="Times New Roman" w:hAnsi="Times New Roman"/>
          <w:sz w:val="28"/>
        </w:rPr>
        <w:t xml:space="preserve"> </w:t>
      </w:r>
      <w:r>
        <w:rPr>
          <w:rFonts w:ascii="Times New Roman" w:hAnsi="Times New Roman" w:hint="eastAsia"/>
          <w:b w:val="0"/>
          <w:bCs w:val="0"/>
        </w:rPr>
        <w:t>知识图谱可视化界面功能展示</w:t>
      </w:r>
      <w:bookmarkEnd w:id="75"/>
    </w:p>
    <w:p w14:paraId="08457002"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2C8DFEAF" wp14:editId="7D24DBA0">
            <wp:extent cx="4544561" cy="2165350"/>
            <wp:effectExtent l="0" t="0" r="8890" b="6350"/>
            <wp:docPr id="299346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4638" name="图片 6"/>
                    <pic:cNvPicPr>
                      <a:picLocks noChangeAspect="1" noChangeArrowheads="1"/>
                    </pic:cNvPicPr>
                  </pic:nvPicPr>
                  <pic:blipFill>
                    <a:blip r:embed="rId48" cstate="print">
                      <a:extLst>
                        <a:ext uri="{28A0092B-C50C-407E-A947-70E740481C1C}">
                          <a14:useLocalDpi xmlns:a14="http://schemas.microsoft.com/office/drawing/2010/main" val="0"/>
                        </a:ext>
                      </a:extLst>
                    </a:blip>
                    <a:srcRect l="1330" r="4434"/>
                    <a:stretch>
                      <a:fillRect/>
                    </a:stretch>
                  </pic:blipFill>
                  <pic:spPr>
                    <a:xfrm>
                      <a:off x="0" y="0"/>
                      <a:ext cx="4594318" cy="2189058"/>
                    </a:xfrm>
                    <a:prstGeom prst="rect">
                      <a:avLst/>
                    </a:prstGeom>
                    <a:noFill/>
                    <a:ln>
                      <a:noFill/>
                    </a:ln>
                  </pic:spPr>
                </pic:pic>
              </a:graphicData>
            </a:graphic>
          </wp:inline>
        </w:drawing>
      </w:r>
    </w:p>
    <w:p w14:paraId="6AE6B24C" w14:textId="77777777"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4-1  </w:t>
      </w:r>
      <w:r>
        <w:rPr>
          <w:rFonts w:hint="eastAsia"/>
          <w:b/>
          <w:bCs/>
          <w:kern w:val="0"/>
          <w:sz w:val="21"/>
          <w:szCs w:val="18"/>
        </w:rPr>
        <w:t>系统整体界面展示</w:t>
      </w:r>
    </w:p>
    <w:p w14:paraId="2F5308F1" w14:textId="77777777" w:rsidR="00935F29" w:rsidRDefault="006C277A">
      <w:pPr>
        <w:adjustRightInd w:val="0"/>
        <w:snapToGrid w:val="0"/>
        <w:jc w:val="center"/>
        <w:rPr>
          <w:b/>
          <w:bCs/>
          <w:kern w:val="0"/>
          <w:sz w:val="21"/>
          <w:szCs w:val="18"/>
        </w:rPr>
      </w:pPr>
      <w:r>
        <w:rPr>
          <w:b/>
          <w:bCs/>
          <w:kern w:val="0"/>
          <w:sz w:val="21"/>
          <w:szCs w:val="18"/>
        </w:rPr>
        <w:t xml:space="preserve">Figure </w:t>
      </w:r>
      <w:r>
        <w:rPr>
          <w:rFonts w:hint="eastAsia"/>
          <w:b/>
          <w:bCs/>
          <w:kern w:val="0"/>
          <w:sz w:val="21"/>
          <w:szCs w:val="18"/>
        </w:rPr>
        <w:t>4</w:t>
      </w:r>
      <w:r>
        <w:rPr>
          <w:b/>
          <w:bCs/>
          <w:kern w:val="0"/>
          <w:sz w:val="21"/>
          <w:szCs w:val="18"/>
        </w:rPr>
        <w:t>-</w:t>
      </w:r>
      <w:proofErr w:type="gramStart"/>
      <w:r>
        <w:rPr>
          <w:rFonts w:hint="eastAsia"/>
          <w:b/>
          <w:bCs/>
          <w:kern w:val="0"/>
          <w:sz w:val="21"/>
          <w:szCs w:val="18"/>
        </w:rPr>
        <w:t xml:space="preserve">1 </w:t>
      </w:r>
      <w:r>
        <w:rPr>
          <w:b/>
          <w:bCs/>
          <w:kern w:val="0"/>
          <w:sz w:val="21"/>
          <w:szCs w:val="18"/>
        </w:rPr>
        <w:t xml:space="preserve"> Overall</w:t>
      </w:r>
      <w:proofErr w:type="gramEnd"/>
      <w:r>
        <w:rPr>
          <w:b/>
          <w:bCs/>
          <w:kern w:val="0"/>
          <w:sz w:val="21"/>
          <w:szCs w:val="18"/>
        </w:rPr>
        <w:t xml:space="preserve"> System Interface Display</w:t>
      </w:r>
    </w:p>
    <w:p w14:paraId="6136A058" w14:textId="77777777" w:rsidR="00935F29" w:rsidRDefault="00935F29" w:rsidP="00C9149C">
      <w:pPr>
        <w:adjustRightInd w:val="0"/>
        <w:snapToGrid w:val="0"/>
        <w:jc w:val="center"/>
      </w:pPr>
    </w:p>
    <w:p w14:paraId="40A25BC9" w14:textId="0EB11351" w:rsidR="00C9149C" w:rsidRDefault="00C9149C" w:rsidP="00A94F68">
      <w:pPr>
        <w:snapToGrid w:val="0"/>
        <w:spacing w:line="360" w:lineRule="auto"/>
        <w:ind w:firstLine="482"/>
      </w:pPr>
      <w:r>
        <w:rPr>
          <w:rFonts w:hint="eastAsia"/>
        </w:rPr>
        <w:t>如图</w:t>
      </w:r>
      <w:r>
        <w:rPr>
          <w:rFonts w:hint="eastAsia"/>
        </w:rPr>
        <w:t>4-1</w:t>
      </w:r>
      <w:r>
        <w:rPr>
          <w:rFonts w:hint="eastAsia"/>
        </w:rPr>
        <w:t>所示，本知识图谱系统的网页界面是由三部分组成的，最左侧是</w:t>
      </w:r>
      <w:r>
        <w:rPr>
          <w:rFonts w:hint="eastAsia"/>
          <w:kern w:val="0"/>
        </w:rPr>
        <w:t>知识图谱操作模块、中间部分是</w:t>
      </w:r>
      <w:r>
        <w:rPr>
          <w:rFonts w:hint="eastAsia"/>
        </w:rPr>
        <w:t>知识图谱可视化界面、右侧是多模态资源关联模块。</w:t>
      </w:r>
    </w:p>
    <w:p w14:paraId="0FB7A0FF" w14:textId="6C6CFC19" w:rsidR="00935F29" w:rsidRDefault="00086C02">
      <w:pPr>
        <w:snapToGrid w:val="0"/>
        <w:spacing w:line="360" w:lineRule="auto"/>
        <w:ind w:firstLine="482"/>
      </w:pPr>
      <w:r>
        <w:rPr>
          <w:rFonts w:hint="eastAsia"/>
        </w:rPr>
        <w:t>如图</w:t>
      </w:r>
      <w:r>
        <w:rPr>
          <w:rFonts w:hint="eastAsia"/>
        </w:rPr>
        <w:t>4-2</w:t>
      </w:r>
      <w:r>
        <w:rPr>
          <w:rFonts w:hint="eastAsia"/>
        </w:rPr>
        <w:t>所示，当点击知识图谱中的节点时，右边会出现弹出框</w:t>
      </w:r>
      <w:r w:rsidR="00C9149C">
        <w:rPr>
          <w:rFonts w:hint="eastAsia"/>
        </w:rPr>
        <w:t>，弹出框里最上方是该知识点的名称，名称下方是当前知识点的</w:t>
      </w:r>
      <w:r w:rsidR="00C66F27">
        <w:rPr>
          <w:rFonts w:hint="eastAsia"/>
        </w:rPr>
        <w:t>“重要性”</w:t>
      </w:r>
      <w:r w:rsidR="00C9149C">
        <w:rPr>
          <w:rFonts w:hint="eastAsia"/>
        </w:rPr>
        <w:t>。之后</w:t>
      </w:r>
      <w:r w:rsidR="006C128D">
        <w:rPr>
          <w:rFonts w:hint="eastAsia"/>
        </w:rPr>
        <w:t>一排</w:t>
      </w:r>
      <w:r w:rsidR="00C9149C">
        <w:rPr>
          <w:rFonts w:hint="eastAsia"/>
        </w:rPr>
        <w:t>是</w:t>
      </w:r>
      <w:r w:rsidR="006C128D">
        <w:rPr>
          <w:rFonts w:hint="eastAsia"/>
        </w:rPr>
        <w:t>文件资源、视频资源按钮和查看前序知识点按钮和编辑学习路径按钮</w:t>
      </w:r>
    </w:p>
    <w:p w14:paraId="0D29A787"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123521F5" wp14:editId="1695E7C7">
            <wp:extent cx="3922353" cy="2197100"/>
            <wp:effectExtent l="0" t="0" r="2540" b="0"/>
            <wp:docPr id="16998389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38922" name="图片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5816" b="8683"/>
                    <a:stretch/>
                  </pic:blipFill>
                  <pic:spPr bwMode="auto">
                    <a:xfrm>
                      <a:off x="0" y="0"/>
                      <a:ext cx="3938008" cy="2205869"/>
                    </a:xfrm>
                    <a:prstGeom prst="rect">
                      <a:avLst/>
                    </a:prstGeom>
                    <a:noFill/>
                    <a:ln>
                      <a:noFill/>
                    </a:ln>
                    <a:extLst>
                      <a:ext uri="{53640926-AAD7-44D8-BBD7-CCE9431645EC}">
                        <a14:shadowObscured xmlns:a14="http://schemas.microsoft.com/office/drawing/2010/main"/>
                      </a:ext>
                    </a:extLst>
                  </pic:spPr>
                </pic:pic>
              </a:graphicData>
            </a:graphic>
          </wp:inline>
        </w:drawing>
      </w:r>
    </w:p>
    <w:p w14:paraId="120C9A7F" w14:textId="384FD4D8"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4-2  </w:t>
      </w:r>
      <w:r>
        <w:rPr>
          <w:rFonts w:hint="eastAsia"/>
          <w:b/>
          <w:bCs/>
          <w:kern w:val="0"/>
          <w:sz w:val="21"/>
          <w:szCs w:val="18"/>
        </w:rPr>
        <w:t>点击节点交互展示</w:t>
      </w:r>
    </w:p>
    <w:p w14:paraId="3AD4D3C5" w14:textId="327D55CF" w:rsidR="00935F29" w:rsidRDefault="006C277A" w:rsidP="003004C4">
      <w:pPr>
        <w:adjustRightInd w:val="0"/>
        <w:snapToGrid w:val="0"/>
        <w:jc w:val="center"/>
        <w:rPr>
          <w:b/>
          <w:bCs/>
          <w:kern w:val="0"/>
          <w:sz w:val="21"/>
          <w:szCs w:val="18"/>
        </w:rPr>
      </w:pPr>
      <w:r>
        <w:rPr>
          <w:b/>
          <w:bCs/>
          <w:kern w:val="0"/>
          <w:sz w:val="21"/>
          <w:szCs w:val="18"/>
        </w:rPr>
        <w:t>Figure 4-</w:t>
      </w:r>
      <w:proofErr w:type="gramStart"/>
      <w:r>
        <w:rPr>
          <w:rFonts w:hint="eastAsia"/>
          <w:b/>
          <w:bCs/>
          <w:kern w:val="0"/>
          <w:sz w:val="21"/>
          <w:szCs w:val="18"/>
        </w:rPr>
        <w:t xml:space="preserve">2 </w:t>
      </w:r>
      <w:r>
        <w:rPr>
          <w:b/>
          <w:bCs/>
          <w:kern w:val="0"/>
          <w:sz w:val="21"/>
          <w:szCs w:val="18"/>
        </w:rPr>
        <w:t xml:space="preserve"> Click</w:t>
      </w:r>
      <w:proofErr w:type="gramEnd"/>
      <w:r>
        <w:rPr>
          <w:b/>
          <w:bCs/>
          <w:kern w:val="0"/>
          <w:sz w:val="21"/>
          <w:szCs w:val="18"/>
        </w:rPr>
        <w:t xml:space="preserve"> Node Interaction Display</w:t>
      </w:r>
    </w:p>
    <w:p w14:paraId="37C05917" w14:textId="77777777" w:rsidR="00A10A21" w:rsidRDefault="00A10A21" w:rsidP="003004C4">
      <w:pPr>
        <w:adjustRightInd w:val="0"/>
        <w:snapToGrid w:val="0"/>
        <w:jc w:val="center"/>
        <w:rPr>
          <w:b/>
          <w:bCs/>
          <w:kern w:val="0"/>
          <w:sz w:val="21"/>
          <w:szCs w:val="18"/>
        </w:rPr>
      </w:pPr>
    </w:p>
    <w:p w14:paraId="0A0A2C39" w14:textId="53703644" w:rsidR="00935F29" w:rsidRDefault="00BF2293">
      <w:pPr>
        <w:snapToGrid w:val="0"/>
        <w:spacing w:line="360" w:lineRule="auto"/>
        <w:ind w:firstLine="482"/>
      </w:pPr>
      <w:r>
        <w:rPr>
          <w:rFonts w:hint="eastAsia"/>
        </w:rPr>
        <w:t>如图</w:t>
      </w:r>
      <w:r>
        <w:rPr>
          <w:rFonts w:hint="eastAsia"/>
        </w:rPr>
        <w:t>4-3</w:t>
      </w:r>
      <w:r>
        <w:rPr>
          <w:rFonts w:hint="eastAsia"/>
        </w:rPr>
        <w:t>所示，双击节点时能够直接修改知识点的名称。</w:t>
      </w:r>
    </w:p>
    <w:p w14:paraId="08DFA693"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76BA41A7" wp14:editId="6275A13F">
            <wp:extent cx="4267200" cy="2844800"/>
            <wp:effectExtent l="0" t="0" r="0" b="0"/>
            <wp:docPr id="15042016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01648" name="图片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4272693" cy="2848462"/>
                    </a:xfrm>
                    <a:prstGeom prst="rect">
                      <a:avLst/>
                    </a:prstGeom>
                    <a:noFill/>
                    <a:ln>
                      <a:noFill/>
                    </a:ln>
                  </pic:spPr>
                </pic:pic>
              </a:graphicData>
            </a:graphic>
          </wp:inline>
        </w:drawing>
      </w:r>
    </w:p>
    <w:p w14:paraId="070602AA" w14:textId="0D51C4B0"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4-3  </w:t>
      </w:r>
      <w:r>
        <w:rPr>
          <w:rFonts w:hint="eastAsia"/>
          <w:b/>
          <w:bCs/>
          <w:kern w:val="0"/>
          <w:sz w:val="21"/>
          <w:szCs w:val="18"/>
        </w:rPr>
        <w:t>双击击节点交互展示</w:t>
      </w:r>
    </w:p>
    <w:p w14:paraId="522B41AB" w14:textId="544F5BF2" w:rsidR="00935F29" w:rsidRDefault="006C277A">
      <w:pPr>
        <w:adjustRightInd w:val="0"/>
        <w:snapToGrid w:val="0"/>
        <w:jc w:val="center"/>
        <w:rPr>
          <w:b/>
          <w:bCs/>
          <w:kern w:val="0"/>
          <w:sz w:val="21"/>
          <w:szCs w:val="18"/>
        </w:rPr>
      </w:pPr>
      <w:r>
        <w:rPr>
          <w:b/>
          <w:bCs/>
          <w:kern w:val="0"/>
          <w:sz w:val="21"/>
          <w:szCs w:val="18"/>
        </w:rPr>
        <w:t>Figure 4-</w:t>
      </w:r>
      <w:proofErr w:type="gramStart"/>
      <w:r>
        <w:rPr>
          <w:rFonts w:hint="eastAsia"/>
          <w:b/>
          <w:bCs/>
          <w:kern w:val="0"/>
          <w:sz w:val="21"/>
          <w:szCs w:val="18"/>
        </w:rPr>
        <w:t>3</w:t>
      </w:r>
      <w:r>
        <w:rPr>
          <w:b/>
          <w:bCs/>
          <w:kern w:val="0"/>
          <w:sz w:val="21"/>
          <w:szCs w:val="18"/>
        </w:rPr>
        <w:t xml:space="preserve"> </w:t>
      </w:r>
      <w:r>
        <w:rPr>
          <w:rFonts w:hint="eastAsia"/>
          <w:b/>
          <w:bCs/>
          <w:kern w:val="0"/>
          <w:sz w:val="21"/>
          <w:szCs w:val="18"/>
        </w:rPr>
        <w:t xml:space="preserve"> </w:t>
      </w:r>
      <w:r>
        <w:rPr>
          <w:b/>
          <w:bCs/>
          <w:kern w:val="0"/>
          <w:sz w:val="21"/>
          <w:szCs w:val="18"/>
        </w:rPr>
        <w:t>Double</w:t>
      </w:r>
      <w:proofErr w:type="gramEnd"/>
      <w:r>
        <w:rPr>
          <w:b/>
          <w:bCs/>
          <w:kern w:val="0"/>
          <w:sz w:val="21"/>
          <w:szCs w:val="18"/>
        </w:rPr>
        <w:t xml:space="preserve"> click Node Interaction Display</w:t>
      </w:r>
    </w:p>
    <w:p w14:paraId="6792482D" w14:textId="77777777" w:rsidR="00935F29" w:rsidRDefault="00935F29">
      <w:pPr>
        <w:adjustRightInd w:val="0"/>
        <w:snapToGrid w:val="0"/>
        <w:jc w:val="center"/>
        <w:rPr>
          <w:b/>
          <w:bCs/>
          <w:kern w:val="0"/>
          <w:sz w:val="21"/>
          <w:szCs w:val="18"/>
        </w:rPr>
      </w:pPr>
    </w:p>
    <w:p w14:paraId="5E8AC982" w14:textId="7EA6850D" w:rsidR="00935F29" w:rsidRDefault="006C277A">
      <w:pPr>
        <w:snapToGrid w:val="0"/>
        <w:spacing w:line="360" w:lineRule="auto"/>
        <w:ind w:firstLine="482"/>
      </w:pPr>
      <w:r>
        <w:rPr>
          <w:rFonts w:hint="eastAsia"/>
        </w:rPr>
        <w:t>按住</w:t>
      </w:r>
      <w:r>
        <w:rPr>
          <w:rFonts w:hint="eastAsia"/>
        </w:rPr>
        <w:t>ctrl</w:t>
      </w:r>
      <w:r>
        <w:rPr>
          <w:rFonts w:hint="eastAsia"/>
        </w:rPr>
        <w:t>再鼠标进行滚轮时可以缩放视图大小</w:t>
      </w:r>
      <w:r w:rsidR="008803B2">
        <w:rPr>
          <w:rFonts w:hint="eastAsia"/>
        </w:rPr>
        <w:t>，如图</w:t>
      </w:r>
      <w:r w:rsidR="008803B2">
        <w:rPr>
          <w:rFonts w:hint="eastAsia"/>
        </w:rPr>
        <w:t>4-4</w:t>
      </w:r>
      <w:r w:rsidR="008803B2">
        <w:rPr>
          <w:rFonts w:hint="eastAsia"/>
        </w:rPr>
        <w:t>所示</w:t>
      </w:r>
      <w:r>
        <w:rPr>
          <w:rFonts w:hint="eastAsia"/>
        </w:rPr>
        <w:t>。可以用鼠标拖动画布。</w:t>
      </w:r>
    </w:p>
    <w:p w14:paraId="7641F2D9"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55B7D835" wp14:editId="08EE5FCB">
            <wp:extent cx="4279900" cy="2879725"/>
            <wp:effectExtent l="0" t="0" r="6350" b="0"/>
            <wp:docPr id="2190798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79812" name="图片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4285346" cy="2883819"/>
                    </a:xfrm>
                    <a:prstGeom prst="rect">
                      <a:avLst/>
                    </a:prstGeom>
                    <a:noFill/>
                    <a:ln>
                      <a:noFill/>
                    </a:ln>
                  </pic:spPr>
                </pic:pic>
              </a:graphicData>
            </a:graphic>
          </wp:inline>
        </w:drawing>
      </w:r>
    </w:p>
    <w:p w14:paraId="5B0E56D5" w14:textId="0387385F"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4-4  </w:t>
      </w:r>
      <w:r>
        <w:rPr>
          <w:rFonts w:hint="eastAsia"/>
          <w:b/>
          <w:bCs/>
          <w:kern w:val="0"/>
          <w:sz w:val="21"/>
          <w:szCs w:val="18"/>
        </w:rPr>
        <w:t>缩放视图展示</w:t>
      </w:r>
    </w:p>
    <w:p w14:paraId="1D9F7686" w14:textId="710F72CC" w:rsidR="00935F29" w:rsidRDefault="006C277A">
      <w:pPr>
        <w:adjustRightInd w:val="0"/>
        <w:snapToGrid w:val="0"/>
        <w:jc w:val="center"/>
        <w:rPr>
          <w:b/>
          <w:bCs/>
          <w:kern w:val="0"/>
          <w:sz w:val="21"/>
          <w:szCs w:val="18"/>
        </w:rPr>
      </w:pPr>
      <w:r>
        <w:rPr>
          <w:b/>
          <w:bCs/>
          <w:kern w:val="0"/>
          <w:sz w:val="21"/>
          <w:szCs w:val="18"/>
        </w:rPr>
        <w:t>Figure 4-</w:t>
      </w:r>
      <w:proofErr w:type="gramStart"/>
      <w:r>
        <w:rPr>
          <w:rFonts w:hint="eastAsia"/>
          <w:b/>
          <w:bCs/>
          <w:kern w:val="0"/>
          <w:sz w:val="21"/>
          <w:szCs w:val="18"/>
        </w:rPr>
        <w:t xml:space="preserve">4 </w:t>
      </w:r>
      <w:r>
        <w:rPr>
          <w:b/>
          <w:bCs/>
          <w:kern w:val="0"/>
          <w:sz w:val="21"/>
          <w:szCs w:val="18"/>
        </w:rPr>
        <w:t xml:space="preserve"> Zoom</w:t>
      </w:r>
      <w:proofErr w:type="gramEnd"/>
      <w:r>
        <w:rPr>
          <w:b/>
          <w:bCs/>
          <w:kern w:val="0"/>
          <w:sz w:val="21"/>
          <w:szCs w:val="18"/>
        </w:rPr>
        <w:t xml:space="preserve"> View Display</w:t>
      </w:r>
    </w:p>
    <w:p w14:paraId="605A756E" w14:textId="77777777" w:rsidR="00935F29" w:rsidRDefault="00935F29">
      <w:pPr>
        <w:adjustRightInd w:val="0"/>
        <w:snapToGrid w:val="0"/>
        <w:jc w:val="center"/>
        <w:rPr>
          <w:b/>
          <w:bCs/>
          <w:kern w:val="0"/>
          <w:sz w:val="21"/>
          <w:szCs w:val="18"/>
        </w:rPr>
      </w:pPr>
    </w:p>
    <w:p w14:paraId="63A7D2D1" w14:textId="77777777" w:rsidR="00935F29" w:rsidRDefault="006C277A">
      <w:pPr>
        <w:pStyle w:val="2"/>
        <w:snapToGrid w:val="0"/>
        <w:spacing w:beforeLines="100" w:before="240" w:beforeAutospacing="0" w:afterLines="50" w:after="120" w:afterAutospacing="0" w:line="360" w:lineRule="auto"/>
        <w:rPr>
          <w:rFonts w:ascii="Times New Roman" w:hAnsi="Times New Roman"/>
          <w:b w:val="0"/>
          <w:bCs w:val="0"/>
        </w:rPr>
      </w:pPr>
      <w:bookmarkStart w:id="76" w:name="_Toc200035258"/>
      <w:r>
        <w:rPr>
          <w:rStyle w:val="2Char"/>
          <w:rFonts w:ascii="Times New Roman" w:hAnsi="Times New Roman" w:hint="eastAsia"/>
          <w:sz w:val="28"/>
        </w:rPr>
        <w:lastRenderedPageBreak/>
        <w:t>4.2</w:t>
      </w:r>
      <w:r>
        <w:rPr>
          <w:rStyle w:val="2Char"/>
          <w:rFonts w:ascii="Times New Roman" w:hAnsi="Times New Roman"/>
          <w:sz w:val="28"/>
        </w:rPr>
        <w:t xml:space="preserve"> </w:t>
      </w:r>
      <w:r>
        <w:rPr>
          <w:rFonts w:ascii="Times New Roman" w:hAnsi="Times New Roman" w:hint="eastAsia"/>
          <w:b w:val="0"/>
          <w:bCs w:val="0"/>
        </w:rPr>
        <w:t>知识图谱操作模块功能实现</w:t>
      </w:r>
      <w:bookmarkEnd w:id="76"/>
    </w:p>
    <w:p w14:paraId="7BF78C04" w14:textId="13B2DEA0" w:rsidR="008803B2" w:rsidRDefault="008803B2">
      <w:pPr>
        <w:snapToGrid w:val="0"/>
        <w:spacing w:line="360" w:lineRule="auto"/>
        <w:ind w:firstLine="482"/>
      </w:pPr>
      <w:r>
        <w:rPr>
          <w:rFonts w:hint="eastAsia"/>
        </w:rPr>
        <w:t>如图</w:t>
      </w:r>
      <w:r>
        <w:rPr>
          <w:rFonts w:hint="eastAsia"/>
        </w:rPr>
        <w:t>4-5</w:t>
      </w:r>
      <w:r>
        <w:rPr>
          <w:rFonts w:hint="eastAsia"/>
        </w:rPr>
        <w:t>所示，左边的工具栏中有着编辑权限的开关，添加节点、删除节点按钮，搜索节点名称和富文本内容的搜索框，导入思维导图和导出思维导图按钮，转换成学习路径按钮和与</w:t>
      </w:r>
      <w:r w:rsidR="003C0F56">
        <w:rPr>
          <w:rFonts w:hint="eastAsia"/>
        </w:rPr>
        <w:t>一键</w:t>
      </w:r>
      <w:r>
        <w:rPr>
          <w:rFonts w:hint="eastAsia"/>
        </w:rPr>
        <w:t>展开收拢</w:t>
      </w:r>
      <w:r w:rsidR="003C0F56">
        <w:rPr>
          <w:rFonts w:hint="eastAsia"/>
        </w:rPr>
        <w:t>知识图谱所有节点功能的按钮。</w:t>
      </w:r>
    </w:p>
    <w:p w14:paraId="3F0534E9" w14:textId="28D12EA7" w:rsidR="00935F29" w:rsidRDefault="006C277A">
      <w:pPr>
        <w:snapToGrid w:val="0"/>
        <w:spacing w:line="360" w:lineRule="auto"/>
        <w:ind w:firstLine="482"/>
      </w:pPr>
      <w:r>
        <w:rPr>
          <w:rFonts w:hint="eastAsia"/>
        </w:rPr>
        <w:t>当想要手动添加节点时，需要先用鼠标点击知识图谱内想要添加的节点，然后再点击左边工具栏中的添加节点按钮。新的节点会自动生成在选定的节点的后方，同时数据库中也会存入新节点。</w:t>
      </w:r>
    </w:p>
    <w:p w14:paraId="6A368B53"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3BDDAFDC" wp14:editId="10C37E8D">
            <wp:extent cx="5568950" cy="3229003"/>
            <wp:effectExtent l="0" t="0" r="0" b="9525"/>
            <wp:docPr id="16416435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43539" name="图片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595046" cy="3244134"/>
                    </a:xfrm>
                    <a:prstGeom prst="rect">
                      <a:avLst/>
                    </a:prstGeom>
                    <a:noFill/>
                    <a:ln>
                      <a:noFill/>
                    </a:ln>
                  </pic:spPr>
                </pic:pic>
              </a:graphicData>
            </a:graphic>
          </wp:inline>
        </w:drawing>
      </w:r>
    </w:p>
    <w:p w14:paraId="498BF0C7" w14:textId="78B3E575"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4-5  </w:t>
      </w:r>
      <w:r>
        <w:rPr>
          <w:rFonts w:hint="eastAsia"/>
          <w:b/>
          <w:bCs/>
          <w:kern w:val="0"/>
          <w:sz w:val="21"/>
          <w:szCs w:val="18"/>
        </w:rPr>
        <w:t>添加节点展示</w:t>
      </w:r>
    </w:p>
    <w:p w14:paraId="117CD029" w14:textId="6A3E4ED9" w:rsidR="00935F29" w:rsidRDefault="006C277A">
      <w:pPr>
        <w:adjustRightInd w:val="0"/>
        <w:snapToGrid w:val="0"/>
        <w:jc w:val="center"/>
        <w:rPr>
          <w:b/>
          <w:bCs/>
          <w:kern w:val="0"/>
          <w:sz w:val="21"/>
          <w:szCs w:val="18"/>
        </w:rPr>
      </w:pPr>
      <w:r>
        <w:rPr>
          <w:b/>
          <w:bCs/>
          <w:kern w:val="0"/>
          <w:sz w:val="21"/>
          <w:szCs w:val="18"/>
        </w:rPr>
        <w:t>Figure 4-</w:t>
      </w:r>
      <w:proofErr w:type="gramStart"/>
      <w:r>
        <w:rPr>
          <w:rFonts w:hint="eastAsia"/>
          <w:b/>
          <w:bCs/>
          <w:kern w:val="0"/>
          <w:sz w:val="21"/>
          <w:szCs w:val="18"/>
        </w:rPr>
        <w:t>5</w:t>
      </w:r>
      <w:r>
        <w:rPr>
          <w:b/>
          <w:bCs/>
          <w:kern w:val="0"/>
          <w:sz w:val="21"/>
          <w:szCs w:val="18"/>
        </w:rPr>
        <w:t xml:space="preserve"> </w:t>
      </w:r>
      <w:r>
        <w:rPr>
          <w:rFonts w:hint="eastAsia"/>
          <w:b/>
          <w:bCs/>
          <w:kern w:val="0"/>
          <w:sz w:val="21"/>
          <w:szCs w:val="18"/>
        </w:rPr>
        <w:t xml:space="preserve"> </w:t>
      </w:r>
      <w:r>
        <w:rPr>
          <w:b/>
          <w:bCs/>
          <w:kern w:val="0"/>
          <w:sz w:val="21"/>
          <w:szCs w:val="18"/>
        </w:rPr>
        <w:t>Add</w:t>
      </w:r>
      <w:proofErr w:type="gramEnd"/>
      <w:r>
        <w:rPr>
          <w:b/>
          <w:bCs/>
          <w:kern w:val="0"/>
          <w:sz w:val="21"/>
          <w:szCs w:val="18"/>
        </w:rPr>
        <w:t xml:space="preserve"> Node Display</w:t>
      </w:r>
    </w:p>
    <w:p w14:paraId="527D0512" w14:textId="77777777" w:rsidR="00935F29" w:rsidRDefault="00935F29">
      <w:pPr>
        <w:adjustRightInd w:val="0"/>
        <w:snapToGrid w:val="0"/>
        <w:jc w:val="center"/>
        <w:rPr>
          <w:b/>
          <w:bCs/>
          <w:kern w:val="0"/>
          <w:sz w:val="21"/>
          <w:szCs w:val="18"/>
        </w:rPr>
      </w:pPr>
    </w:p>
    <w:p w14:paraId="5FE697BB" w14:textId="65567E6C" w:rsidR="00935F29" w:rsidRDefault="003C0F56">
      <w:pPr>
        <w:snapToGrid w:val="0"/>
        <w:spacing w:line="360" w:lineRule="auto"/>
        <w:ind w:firstLine="482"/>
      </w:pPr>
      <w:r>
        <w:rPr>
          <w:rFonts w:hint="eastAsia"/>
        </w:rPr>
        <w:t>如图</w:t>
      </w:r>
      <w:r>
        <w:rPr>
          <w:rFonts w:hint="eastAsia"/>
        </w:rPr>
        <w:t>4-6</w:t>
      </w:r>
      <w:r>
        <w:rPr>
          <w:rFonts w:hint="eastAsia"/>
        </w:rPr>
        <w:t>所示，当想要手动删除某个节点时，需要先用鼠标点击知识图谱内的想要删除的节点，后再点击左边工具栏中的删除节点按钮，节点就会自动删除，同时对应数据库中的数据也会删除。</w:t>
      </w:r>
    </w:p>
    <w:p w14:paraId="732AE669"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lastRenderedPageBreak/>
        <w:drawing>
          <wp:inline distT="0" distB="0" distL="0" distR="0" wp14:anchorId="033348BC" wp14:editId="4E67BF5B">
            <wp:extent cx="4013200" cy="2687331"/>
            <wp:effectExtent l="0" t="0" r="6350" b="0"/>
            <wp:docPr id="130052259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22593" name="图片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4048704" cy="2711105"/>
                    </a:xfrm>
                    <a:prstGeom prst="rect">
                      <a:avLst/>
                    </a:prstGeom>
                    <a:noFill/>
                    <a:ln>
                      <a:noFill/>
                    </a:ln>
                  </pic:spPr>
                </pic:pic>
              </a:graphicData>
            </a:graphic>
          </wp:inline>
        </w:drawing>
      </w:r>
    </w:p>
    <w:p w14:paraId="4FD64840" w14:textId="7363CEF8"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4-6  </w:t>
      </w:r>
      <w:r>
        <w:rPr>
          <w:rFonts w:hint="eastAsia"/>
          <w:b/>
          <w:bCs/>
          <w:kern w:val="0"/>
          <w:sz w:val="21"/>
          <w:szCs w:val="18"/>
        </w:rPr>
        <w:t>删除节点展示</w:t>
      </w:r>
    </w:p>
    <w:p w14:paraId="41CCC572" w14:textId="7BAEF9FF" w:rsidR="00935F29" w:rsidRDefault="006C277A">
      <w:pPr>
        <w:adjustRightInd w:val="0"/>
        <w:snapToGrid w:val="0"/>
        <w:jc w:val="center"/>
        <w:rPr>
          <w:b/>
          <w:bCs/>
          <w:kern w:val="0"/>
          <w:sz w:val="21"/>
          <w:szCs w:val="18"/>
        </w:rPr>
      </w:pPr>
      <w:r>
        <w:rPr>
          <w:b/>
          <w:bCs/>
          <w:kern w:val="0"/>
          <w:sz w:val="21"/>
          <w:szCs w:val="18"/>
        </w:rPr>
        <w:t>Figure 4-</w:t>
      </w:r>
      <w:proofErr w:type="gramStart"/>
      <w:r>
        <w:rPr>
          <w:rFonts w:hint="eastAsia"/>
          <w:b/>
          <w:bCs/>
          <w:kern w:val="0"/>
          <w:sz w:val="21"/>
          <w:szCs w:val="18"/>
        </w:rPr>
        <w:t xml:space="preserve">6 </w:t>
      </w:r>
      <w:r>
        <w:rPr>
          <w:b/>
          <w:bCs/>
          <w:kern w:val="0"/>
          <w:sz w:val="21"/>
          <w:szCs w:val="18"/>
        </w:rPr>
        <w:t xml:space="preserve"> Display</w:t>
      </w:r>
      <w:proofErr w:type="gramEnd"/>
      <w:r>
        <w:rPr>
          <w:b/>
          <w:bCs/>
          <w:kern w:val="0"/>
          <w:sz w:val="21"/>
          <w:szCs w:val="18"/>
        </w:rPr>
        <w:t xml:space="preserve"> of deleted nodes</w:t>
      </w:r>
    </w:p>
    <w:p w14:paraId="6D65FCB4" w14:textId="77777777" w:rsidR="00935F29" w:rsidRDefault="00935F29">
      <w:pPr>
        <w:adjustRightInd w:val="0"/>
        <w:snapToGrid w:val="0"/>
        <w:jc w:val="center"/>
        <w:rPr>
          <w:b/>
          <w:bCs/>
          <w:kern w:val="0"/>
          <w:sz w:val="21"/>
          <w:szCs w:val="18"/>
        </w:rPr>
      </w:pPr>
    </w:p>
    <w:p w14:paraId="3849338E" w14:textId="441B6BC0" w:rsidR="00935F29" w:rsidRDefault="00A34F0A">
      <w:pPr>
        <w:snapToGrid w:val="0"/>
        <w:spacing w:line="360" w:lineRule="auto"/>
        <w:ind w:firstLine="482"/>
      </w:pPr>
      <w:r>
        <w:rPr>
          <w:rFonts w:hint="eastAsia"/>
        </w:rPr>
        <w:t>如图</w:t>
      </w:r>
      <w:r>
        <w:rPr>
          <w:rFonts w:hint="eastAsia"/>
        </w:rPr>
        <w:t>4-7</w:t>
      </w:r>
      <w:r>
        <w:rPr>
          <w:rFonts w:hint="eastAsia"/>
        </w:rPr>
        <w:t>所示，在搜索栏中进行搜索时支持同时搜索知识点标题和知识点中的内容来进行匹配，以此来方便师生快速找到想要的内容。</w:t>
      </w:r>
    </w:p>
    <w:p w14:paraId="004844AE" w14:textId="77777777" w:rsidR="00935F29" w:rsidRDefault="006C277A">
      <w:pPr>
        <w:adjustRightInd w:val="0"/>
        <w:snapToGrid w:val="0"/>
        <w:spacing w:beforeLines="50" w:before="120" w:afterLines="50" w:after="120" w:line="240" w:lineRule="auto"/>
        <w:jc w:val="center"/>
        <w:rPr>
          <w:color w:val="0000FF"/>
          <w:kern w:val="0"/>
        </w:rPr>
      </w:pPr>
      <w:r>
        <w:rPr>
          <w:rFonts w:hint="eastAsia"/>
          <w:b/>
          <w:bCs/>
          <w:noProof/>
          <w:kern w:val="0"/>
          <w:sz w:val="21"/>
          <w:szCs w:val="18"/>
        </w:rPr>
        <w:drawing>
          <wp:anchor distT="0" distB="0" distL="114300" distR="114300" simplePos="0" relativeHeight="251660288" behindDoc="0" locked="0" layoutInCell="1" allowOverlap="1" wp14:anchorId="1E83CB65" wp14:editId="47A98BDF">
            <wp:simplePos x="0" y="0"/>
            <wp:positionH relativeFrom="margin">
              <wp:align>right</wp:align>
            </wp:positionH>
            <wp:positionV relativeFrom="paragraph">
              <wp:posOffset>123825</wp:posOffset>
            </wp:positionV>
            <wp:extent cx="2187575" cy="2901950"/>
            <wp:effectExtent l="0" t="0" r="3810" b="0"/>
            <wp:wrapNone/>
            <wp:docPr id="2053689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89165" name="图片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2187327" cy="2901950"/>
                    </a:xfrm>
                    <a:prstGeom prst="rect">
                      <a:avLst/>
                    </a:prstGeom>
                    <a:noFill/>
                    <a:ln>
                      <a:noFill/>
                    </a:ln>
                  </pic:spPr>
                </pic:pic>
              </a:graphicData>
            </a:graphic>
          </wp:anchor>
        </w:drawing>
      </w:r>
      <w:r>
        <w:rPr>
          <w:rFonts w:hint="eastAsia"/>
          <w:noProof/>
          <w:color w:val="0000FF"/>
          <w:kern w:val="0"/>
        </w:rPr>
        <w:drawing>
          <wp:inline distT="0" distB="0" distL="0" distR="0" wp14:anchorId="50164438" wp14:editId="0143FF86">
            <wp:extent cx="5534660" cy="3467100"/>
            <wp:effectExtent l="0" t="0" r="8890" b="0"/>
            <wp:docPr id="1259024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4529"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550309" cy="3476635"/>
                    </a:xfrm>
                    <a:prstGeom prst="rect">
                      <a:avLst/>
                    </a:prstGeom>
                    <a:noFill/>
                    <a:ln>
                      <a:noFill/>
                    </a:ln>
                  </pic:spPr>
                </pic:pic>
              </a:graphicData>
            </a:graphic>
          </wp:inline>
        </w:drawing>
      </w:r>
    </w:p>
    <w:p w14:paraId="6F7F6A33" w14:textId="02B9B788"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4-7  </w:t>
      </w:r>
      <w:r>
        <w:rPr>
          <w:rFonts w:hint="eastAsia"/>
          <w:b/>
          <w:bCs/>
          <w:kern w:val="0"/>
          <w:sz w:val="21"/>
          <w:szCs w:val="18"/>
        </w:rPr>
        <w:t>搜索展示</w:t>
      </w:r>
    </w:p>
    <w:p w14:paraId="24F542F2" w14:textId="1909EF54" w:rsidR="00935F29" w:rsidRDefault="006C277A">
      <w:pPr>
        <w:adjustRightInd w:val="0"/>
        <w:snapToGrid w:val="0"/>
        <w:jc w:val="center"/>
        <w:rPr>
          <w:b/>
          <w:bCs/>
          <w:kern w:val="0"/>
          <w:sz w:val="21"/>
          <w:szCs w:val="18"/>
        </w:rPr>
      </w:pPr>
      <w:r>
        <w:rPr>
          <w:b/>
          <w:bCs/>
          <w:kern w:val="0"/>
          <w:sz w:val="21"/>
          <w:szCs w:val="18"/>
        </w:rPr>
        <w:t>Figure 4-</w:t>
      </w:r>
      <w:proofErr w:type="gramStart"/>
      <w:r>
        <w:rPr>
          <w:rFonts w:hint="eastAsia"/>
          <w:b/>
          <w:bCs/>
          <w:kern w:val="0"/>
          <w:sz w:val="21"/>
          <w:szCs w:val="18"/>
        </w:rPr>
        <w:t xml:space="preserve">7 </w:t>
      </w:r>
      <w:r>
        <w:rPr>
          <w:b/>
          <w:bCs/>
          <w:kern w:val="0"/>
          <w:sz w:val="21"/>
          <w:szCs w:val="18"/>
        </w:rPr>
        <w:t xml:space="preserve"> Search</w:t>
      </w:r>
      <w:proofErr w:type="gramEnd"/>
      <w:r>
        <w:rPr>
          <w:b/>
          <w:bCs/>
          <w:kern w:val="0"/>
          <w:sz w:val="21"/>
          <w:szCs w:val="18"/>
        </w:rPr>
        <w:t xml:space="preserve"> Display</w:t>
      </w:r>
    </w:p>
    <w:p w14:paraId="5AB53237" w14:textId="77777777" w:rsidR="00935F29" w:rsidRDefault="00935F29">
      <w:pPr>
        <w:adjustRightInd w:val="0"/>
        <w:snapToGrid w:val="0"/>
        <w:jc w:val="center"/>
        <w:rPr>
          <w:b/>
          <w:bCs/>
          <w:kern w:val="0"/>
          <w:sz w:val="21"/>
          <w:szCs w:val="18"/>
        </w:rPr>
      </w:pPr>
    </w:p>
    <w:p w14:paraId="47B96516" w14:textId="77777777" w:rsidR="00935F29" w:rsidRDefault="006C277A">
      <w:pPr>
        <w:snapToGrid w:val="0"/>
        <w:spacing w:line="360" w:lineRule="auto"/>
        <w:ind w:firstLine="482"/>
      </w:pPr>
      <w:r>
        <w:rPr>
          <w:rFonts w:hint="eastAsia"/>
        </w:rPr>
        <w:t>点按导入思维导图按钮，再从电脑上选择想要导入的思维导图</w:t>
      </w:r>
      <w:r>
        <w:rPr>
          <w:rFonts w:hint="eastAsia"/>
        </w:rPr>
        <w:t>markdown</w:t>
      </w:r>
      <w:r>
        <w:rPr>
          <w:rFonts w:hint="eastAsia"/>
        </w:rPr>
        <w:t>文件即可一键完成思维导图导入。点按导出思维导图按钮，同样能够一键导出当前展示的思维导</w:t>
      </w:r>
      <w:r>
        <w:rPr>
          <w:rFonts w:hint="eastAsia"/>
        </w:rPr>
        <w:lastRenderedPageBreak/>
        <w:t>图的</w:t>
      </w:r>
      <w:r>
        <w:rPr>
          <w:rFonts w:hint="eastAsia"/>
        </w:rPr>
        <w:t>markdown</w:t>
      </w:r>
      <w:r>
        <w:rPr>
          <w:rFonts w:hint="eastAsia"/>
        </w:rPr>
        <w:t>形式。</w:t>
      </w:r>
    </w:p>
    <w:p w14:paraId="7F231D8D" w14:textId="326B6F9A" w:rsidR="00935F29" w:rsidRDefault="006C277A">
      <w:pPr>
        <w:snapToGrid w:val="0"/>
        <w:spacing w:line="360" w:lineRule="auto"/>
        <w:ind w:firstLine="482"/>
      </w:pPr>
      <w:r>
        <w:rPr>
          <w:rFonts w:hint="eastAsia"/>
        </w:rPr>
        <w:t>点按转换成学习路径按钮就能自动生成默认的学习路径，并且能够自动进行弯折，学习路径中的节点具有和知识图谱中的节点一致的功能，同样能够进行点击交互</w:t>
      </w:r>
      <w:r w:rsidR="00AB10A6">
        <w:rPr>
          <w:rFonts w:hint="eastAsia"/>
        </w:rPr>
        <w:t>，如图</w:t>
      </w:r>
      <w:r w:rsidR="00AB10A6">
        <w:rPr>
          <w:rFonts w:hint="eastAsia"/>
        </w:rPr>
        <w:t>4-8</w:t>
      </w:r>
      <w:r w:rsidR="00AB10A6">
        <w:rPr>
          <w:rFonts w:hint="eastAsia"/>
        </w:rPr>
        <w:t>所示，</w:t>
      </w:r>
      <w:r>
        <w:rPr>
          <w:rFonts w:hint="eastAsia"/>
        </w:rPr>
        <w:t>。</w:t>
      </w:r>
    </w:p>
    <w:p w14:paraId="12030A74" w14:textId="77777777" w:rsidR="00935F29" w:rsidRDefault="006C277A">
      <w:pPr>
        <w:adjustRightInd w:val="0"/>
        <w:snapToGrid w:val="0"/>
        <w:spacing w:beforeLines="50" w:before="120" w:afterLines="50" w:after="120" w:line="240" w:lineRule="auto"/>
        <w:jc w:val="center"/>
        <w:rPr>
          <w:color w:val="0000FF"/>
          <w:kern w:val="0"/>
        </w:rPr>
      </w:pPr>
      <w:bookmarkStart w:id="77" w:name="_Hlk198547663"/>
      <w:r>
        <w:rPr>
          <w:rFonts w:hint="eastAsia"/>
          <w:noProof/>
          <w:color w:val="0000FF"/>
          <w:kern w:val="0"/>
        </w:rPr>
        <w:drawing>
          <wp:inline distT="0" distB="0" distL="0" distR="0" wp14:anchorId="28AE6FBA" wp14:editId="47010751">
            <wp:extent cx="5251450" cy="2421890"/>
            <wp:effectExtent l="0" t="0" r="6350" b="0"/>
            <wp:docPr id="9288114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11454" name="图片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263035" cy="2427298"/>
                    </a:xfrm>
                    <a:prstGeom prst="rect">
                      <a:avLst/>
                    </a:prstGeom>
                    <a:noFill/>
                    <a:ln>
                      <a:noFill/>
                    </a:ln>
                  </pic:spPr>
                </pic:pic>
              </a:graphicData>
            </a:graphic>
          </wp:inline>
        </w:drawing>
      </w:r>
    </w:p>
    <w:p w14:paraId="19B4B705" w14:textId="2D2F204A"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4-8  </w:t>
      </w:r>
      <w:r>
        <w:rPr>
          <w:rFonts w:hint="eastAsia"/>
          <w:b/>
          <w:bCs/>
          <w:kern w:val="0"/>
          <w:sz w:val="21"/>
          <w:szCs w:val="18"/>
        </w:rPr>
        <w:t>生成学习路径展示</w:t>
      </w:r>
    </w:p>
    <w:p w14:paraId="6B114EA5" w14:textId="6537057B" w:rsidR="00935F29" w:rsidRDefault="006C277A">
      <w:pPr>
        <w:adjustRightInd w:val="0"/>
        <w:snapToGrid w:val="0"/>
        <w:jc w:val="center"/>
        <w:rPr>
          <w:b/>
          <w:bCs/>
          <w:kern w:val="0"/>
          <w:sz w:val="21"/>
          <w:szCs w:val="18"/>
        </w:rPr>
      </w:pPr>
      <w:r>
        <w:rPr>
          <w:b/>
          <w:bCs/>
          <w:kern w:val="0"/>
          <w:sz w:val="21"/>
          <w:szCs w:val="18"/>
        </w:rPr>
        <w:t>Figure 4-</w:t>
      </w:r>
      <w:proofErr w:type="gramStart"/>
      <w:r>
        <w:rPr>
          <w:rFonts w:hint="eastAsia"/>
          <w:b/>
          <w:bCs/>
          <w:kern w:val="0"/>
          <w:sz w:val="21"/>
          <w:szCs w:val="18"/>
        </w:rPr>
        <w:t xml:space="preserve">8 </w:t>
      </w:r>
      <w:r>
        <w:rPr>
          <w:b/>
          <w:bCs/>
          <w:kern w:val="0"/>
          <w:sz w:val="21"/>
          <w:szCs w:val="18"/>
        </w:rPr>
        <w:t xml:space="preserve"> Display</w:t>
      </w:r>
      <w:proofErr w:type="gramEnd"/>
      <w:r>
        <w:rPr>
          <w:b/>
          <w:bCs/>
          <w:kern w:val="0"/>
          <w:sz w:val="21"/>
          <w:szCs w:val="18"/>
        </w:rPr>
        <w:t xml:space="preserve"> of generated learning path</w:t>
      </w:r>
      <w:bookmarkEnd w:id="77"/>
    </w:p>
    <w:p w14:paraId="50048FDC" w14:textId="77777777" w:rsidR="00935F29" w:rsidRDefault="00935F29">
      <w:pPr>
        <w:adjustRightInd w:val="0"/>
        <w:snapToGrid w:val="0"/>
        <w:jc w:val="center"/>
        <w:rPr>
          <w:b/>
          <w:bCs/>
          <w:kern w:val="0"/>
          <w:sz w:val="21"/>
          <w:szCs w:val="18"/>
        </w:rPr>
      </w:pPr>
    </w:p>
    <w:p w14:paraId="55CDDDDE" w14:textId="5E818C6A" w:rsidR="00935F29" w:rsidRDefault="00D6412F">
      <w:pPr>
        <w:snapToGrid w:val="0"/>
        <w:spacing w:line="360" w:lineRule="auto"/>
        <w:ind w:firstLine="482"/>
      </w:pPr>
      <w:r>
        <w:rPr>
          <w:rFonts w:hint="eastAsia"/>
        </w:rPr>
        <w:t>如图</w:t>
      </w:r>
      <w:r>
        <w:rPr>
          <w:rFonts w:hint="eastAsia"/>
        </w:rPr>
        <w:t>4-9</w:t>
      </w:r>
      <w:r>
        <w:rPr>
          <w:rFonts w:hint="eastAsia"/>
        </w:rPr>
        <w:t>所示，支持一键收拢所有节点和分层次展开所有节点，以及单独展开某个节点。</w:t>
      </w:r>
    </w:p>
    <w:p w14:paraId="3FE8BD55" w14:textId="77777777" w:rsidR="00935F29" w:rsidRDefault="006C277A">
      <w:pPr>
        <w:adjustRightInd w:val="0"/>
        <w:snapToGrid w:val="0"/>
        <w:spacing w:beforeLines="50" w:before="120" w:afterLines="50" w:after="120" w:line="240" w:lineRule="auto"/>
        <w:jc w:val="right"/>
        <w:rPr>
          <w:color w:val="0000FF"/>
          <w:kern w:val="0"/>
        </w:rPr>
      </w:pPr>
      <w:r>
        <w:rPr>
          <w:rFonts w:hint="eastAsia"/>
          <w:noProof/>
        </w:rPr>
        <w:drawing>
          <wp:anchor distT="0" distB="0" distL="114300" distR="114300" simplePos="0" relativeHeight="251661312" behindDoc="0" locked="0" layoutInCell="1" allowOverlap="1" wp14:anchorId="0D827E1E" wp14:editId="622CEBDC">
            <wp:simplePos x="0" y="0"/>
            <wp:positionH relativeFrom="column">
              <wp:posOffset>-64135</wp:posOffset>
            </wp:positionH>
            <wp:positionV relativeFrom="paragraph">
              <wp:posOffset>1259840</wp:posOffset>
            </wp:positionV>
            <wp:extent cx="2554605" cy="1416050"/>
            <wp:effectExtent l="0" t="0" r="0" b="0"/>
            <wp:wrapNone/>
            <wp:docPr id="10006304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0481" name="图片 7"/>
                    <pic:cNvPicPr>
                      <a:picLocks noChangeAspect="1" noChangeArrowheads="1"/>
                    </pic:cNvPicPr>
                  </pic:nvPicPr>
                  <pic:blipFill>
                    <a:blip r:embed="rId57" cstate="print">
                      <a:extLst>
                        <a:ext uri="{28A0092B-C50C-407E-A947-70E740481C1C}">
                          <a14:useLocalDpi xmlns:a14="http://schemas.microsoft.com/office/drawing/2010/main" val="0"/>
                        </a:ext>
                      </a:extLst>
                    </a:blip>
                    <a:srcRect l="12874" t="11632" r="14651" b="25520"/>
                    <a:stretch>
                      <a:fillRect/>
                    </a:stretch>
                  </pic:blipFill>
                  <pic:spPr>
                    <a:xfrm>
                      <a:off x="0" y="0"/>
                      <a:ext cx="2554366" cy="1416050"/>
                    </a:xfrm>
                    <a:prstGeom prst="rect">
                      <a:avLst/>
                    </a:prstGeom>
                    <a:noFill/>
                    <a:ln>
                      <a:noFill/>
                    </a:ln>
                  </pic:spPr>
                </pic:pic>
              </a:graphicData>
            </a:graphic>
          </wp:anchor>
        </w:drawing>
      </w:r>
      <w:r>
        <w:rPr>
          <w:rFonts w:hint="eastAsia"/>
          <w:noProof/>
          <w:color w:val="0000FF"/>
          <w:kern w:val="0"/>
        </w:rPr>
        <w:drawing>
          <wp:inline distT="0" distB="0" distL="0" distR="0" wp14:anchorId="70614224" wp14:editId="5E335C82">
            <wp:extent cx="3244850" cy="2653030"/>
            <wp:effectExtent l="0" t="0" r="0" b="0"/>
            <wp:docPr id="2095082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2121" name="图片 6"/>
                    <pic:cNvPicPr>
                      <a:picLocks noChangeAspect="1" noChangeArrowheads="1"/>
                    </pic:cNvPicPr>
                  </pic:nvPicPr>
                  <pic:blipFill>
                    <a:blip r:embed="rId58" cstate="print">
                      <a:extLst>
                        <a:ext uri="{28A0092B-C50C-407E-A947-70E740481C1C}">
                          <a14:useLocalDpi xmlns:a14="http://schemas.microsoft.com/office/drawing/2010/main" val="0"/>
                        </a:ext>
                      </a:extLst>
                    </a:blip>
                    <a:srcRect l="1986" r="3826" b="2038"/>
                    <a:stretch>
                      <a:fillRect/>
                    </a:stretch>
                  </pic:blipFill>
                  <pic:spPr>
                    <a:xfrm>
                      <a:off x="0" y="0"/>
                      <a:ext cx="3259041" cy="2665150"/>
                    </a:xfrm>
                    <a:prstGeom prst="rect">
                      <a:avLst/>
                    </a:prstGeom>
                    <a:noFill/>
                    <a:ln>
                      <a:noFill/>
                    </a:ln>
                  </pic:spPr>
                </pic:pic>
              </a:graphicData>
            </a:graphic>
          </wp:inline>
        </w:drawing>
      </w:r>
    </w:p>
    <w:p w14:paraId="7CCEB734" w14:textId="0ADA304E"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4-9  </w:t>
      </w:r>
      <w:r>
        <w:rPr>
          <w:rFonts w:hint="eastAsia"/>
          <w:b/>
          <w:bCs/>
          <w:kern w:val="0"/>
          <w:sz w:val="21"/>
          <w:szCs w:val="18"/>
        </w:rPr>
        <w:t>知识图谱收拢、层次展开展示</w:t>
      </w:r>
    </w:p>
    <w:p w14:paraId="6790E94B" w14:textId="7C8243D8" w:rsidR="00935F29" w:rsidRDefault="006C277A">
      <w:pPr>
        <w:adjustRightInd w:val="0"/>
        <w:snapToGrid w:val="0"/>
        <w:jc w:val="center"/>
        <w:rPr>
          <w:b/>
          <w:bCs/>
          <w:kern w:val="0"/>
          <w:sz w:val="21"/>
          <w:szCs w:val="18"/>
        </w:rPr>
      </w:pPr>
      <w:r>
        <w:rPr>
          <w:b/>
          <w:bCs/>
          <w:kern w:val="0"/>
          <w:sz w:val="21"/>
          <w:szCs w:val="18"/>
        </w:rPr>
        <w:t>Figure 4-</w:t>
      </w:r>
      <w:proofErr w:type="gramStart"/>
      <w:r>
        <w:rPr>
          <w:rFonts w:hint="eastAsia"/>
          <w:b/>
          <w:bCs/>
          <w:kern w:val="0"/>
          <w:sz w:val="21"/>
          <w:szCs w:val="18"/>
        </w:rPr>
        <w:t>9</w:t>
      </w:r>
      <w:r>
        <w:rPr>
          <w:b/>
          <w:bCs/>
          <w:kern w:val="0"/>
          <w:sz w:val="21"/>
          <w:szCs w:val="18"/>
        </w:rPr>
        <w:t xml:space="preserve"> </w:t>
      </w:r>
      <w:r>
        <w:rPr>
          <w:rFonts w:hint="eastAsia"/>
          <w:b/>
          <w:bCs/>
          <w:kern w:val="0"/>
          <w:sz w:val="21"/>
          <w:szCs w:val="18"/>
        </w:rPr>
        <w:t xml:space="preserve"> </w:t>
      </w:r>
      <w:r>
        <w:rPr>
          <w:b/>
          <w:bCs/>
          <w:kern w:val="0"/>
          <w:sz w:val="21"/>
          <w:szCs w:val="18"/>
        </w:rPr>
        <w:t>Knowledge</w:t>
      </w:r>
      <w:proofErr w:type="gramEnd"/>
      <w:r>
        <w:rPr>
          <w:b/>
          <w:bCs/>
          <w:kern w:val="0"/>
          <w:sz w:val="21"/>
          <w:szCs w:val="18"/>
        </w:rPr>
        <w:t xml:space="preserve"> Graph Collapsed and Hierarchical Unfolding Display</w:t>
      </w:r>
    </w:p>
    <w:p w14:paraId="57E81CCA" w14:textId="77777777" w:rsidR="00935F29" w:rsidRDefault="00935F29">
      <w:pPr>
        <w:adjustRightInd w:val="0"/>
        <w:snapToGrid w:val="0"/>
        <w:jc w:val="center"/>
        <w:rPr>
          <w:b/>
          <w:bCs/>
          <w:kern w:val="0"/>
          <w:sz w:val="21"/>
          <w:szCs w:val="18"/>
        </w:rPr>
      </w:pPr>
    </w:p>
    <w:p w14:paraId="4A4BBAE1" w14:textId="77777777" w:rsidR="00935F29" w:rsidRDefault="006C277A">
      <w:pPr>
        <w:pStyle w:val="2"/>
        <w:snapToGrid w:val="0"/>
        <w:spacing w:beforeLines="100" w:before="240" w:beforeAutospacing="0" w:afterLines="50" w:after="120" w:afterAutospacing="0" w:line="360" w:lineRule="auto"/>
        <w:rPr>
          <w:rFonts w:ascii="Times New Roman" w:hAnsi="Times New Roman"/>
          <w:b w:val="0"/>
          <w:bCs w:val="0"/>
        </w:rPr>
      </w:pPr>
      <w:bookmarkStart w:id="78" w:name="_Toc200035259"/>
      <w:r>
        <w:rPr>
          <w:rStyle w:val="2Char"/>
          <w:rFonts w:ascii="Times New Roman" w:hAnsi="Times New Roman" w:hint="eastAsia"/>
          <w:sz w:val="28"/>
        </w:rPr>
        <w:lastRenderedPageBreak/>
        <w:t>4.3</w:t>
      </w:r>
      <w:r>
        <w:rPr>
          <w:rStyle w:val="2Char"/>
          <w:rFonts w:ascii="Times New Roman" w:hAnsi="Times New Roman"/>
          <w:sz w:val="28"/>
        </w:rPr>
        <w:t xml:space="preserve"> </w:t>
      </w:r>
      <w:r>
        <w:rPr>
          <w:rStyle w:val="2Char"/>
          <w:rFonts w:ascii="Times New Roman" w:hAnsi="Times New Roman" w:hint="eastAsia"/>
          <w:sz w:val="28"/>
        </w:rPr>
        <w:t>多</w:t>
      </w:r>
      <w:r>
        <w:rPr>
          <w:rFonts w:ascii="Times New Roman" w:hAnsi="Times New Roman" w:hint="eastAsia"/>
          <w:b w:val="0"/>
          <w:bCs w:val="0"/>
        </w:rPr>
        <w:t>模态资源关联模块功能实现</w:t>
      </w:r>
      <w:bookmarkEnd w:id="78"/>
    </w:p>
    <w:p w14:paraId="6F5AFB36" w14:textId="52AAFAF7" w:rsidR="00935F29" w:rsidRDefault="006C277A">
      <w:pPr>
        <w:snapToGrid w:val="0"/>
        <w:spacing w:line="360" w:lineRule="auto"/>
        <w:ind w:firstLine="482"/>
      </w:pPr>
      <w:r>
        <w:rPr>
          <w:rFonts w:hint="eastAsia"/>
        </w:rPr>
        <w:t>在点击了知识节点后的弹出框中可进行多模态的资源关联。</w:t>
      </w:r>
    </w:p>
    <w:p w14:paraId="7336BFAF" w14:textId="2C104D3C" w:rsidR="00935F29" w:rsidRDefault="006C277A">
      <w:pPr>
        <w:snapToGrid w:val="0"/>
        <w:spacing w:line="360" w:lineRule="auto"/>
        <w:ind w:firstLine="482"/>
      </w:pPr>
      <w:r>
        <w:rPr>
          <w:rFonts w:hint="eastAsia"/>
        </w:rPr>
        <w:t>可以在知识点的标题下方设置该</w:t>
      </w:r>
      <w:bookmarkStart w:id="79" w:name="_Hlk198548569"/>
      <w:r>
        <w:rPr>
          <w:rFonts w:hint="eastAsia"/>
        </w:rPr>
        <w:t>知识点的</w:t>
      </w:r>
      <w:bookmarkEnd w:id="79"/>
      <w:r w:rsidR="00C94039">
        <w:rPr>
          <w:rFonts w:hint="eastAsia"/>
        </w:rPr>
        <w:t>“重要性”</w:t>
      </w:r>
      <w:r>
        <w:rPr>
          <w:rFonts w:hint="eastAsia"/>
        </w:rPr>
        <w:t>：必学、选学和可学。选择后在知识图谱中就会呈现不同的颜色进行标识</w:t>
      </w:r>
      <w:r w:rsidR="009767CA">
        <w:rPr>
          <w:rFonts w:hint="eastAsia"/>
        </w:rPr>
        <w:t>，如图</w:t>
      </w:r>
      <w:r w:rsidR="009767CA">
        <w:rPr>
          <w:rFonts w:hint="eastAsia"/>
        </w:rPr>
        <w:t>4-10</w:t>
      </w:r>
      <w:r w:rsidR="009767CA">
        <w:rPr>
          <w:rFonts w:hint="eastAsia"/>
        </w:rPr>
        <w:t>所示</w:t>
      </w:r>
      <w:r>
        <w:rPr>
          <w:rFonts w:hint="eastAsia"/>
        </w:rPr>
        <w:t>。</w:t>
      </w:r>
    </w:p>
    <w:p w14:paraId="15807B1E" w14:textId="77777777" w:rsidR="00935F29" w:rsidRDefault="006C277A">
      <w:pPr>
        <w:adjustRightInd w:val="0"/>
        <w:snapToGrid w:val="0"/>
        <w:spacing w:beforeLines="50" w:before="120" w:afterLines="50" w:after="120" w:line="240" w:lineRule="auto"/>
        <w:jc w:val="center"/>
        <w:rPr>
          <w:color w:val="0000FF"/>
          <w:kern w:val="0"/>
        </w:rPr>
      </w:pPr>
      <w:r>
        <w:rPr>
          <w:rFonts w:hint="eastAsia"/>
          <w:b/>
          <w:bCs/>
          <w:noProof/>
          <w:kern w:val="0"/>
          <w:sz w:val="21"/>
          <w:szCs w:val="18"/>
        </w:rPr>
        <w:drawing>
          <wp:anchor distT="0" distB="0" distL="114300" distR="114300" simplePos="0" relativeHeight="251662336" behindDoc="0" locked="0" layoutInCell="1" allowOverlap="1" wp14:anchorId="7370C3C3" wp14:editId="43B66766">
            <wp:simplePos x="0" y="0"/>
            <wp:positionH relativeFrom="margin">
              <wp:posOffset>2597151</wp:posOffset>
            </wp:positionH>
            <wp:positionV relativeFrom="paragraph">
              <wp:posOffset>2079626</wp:posOffset>
            </wp:positionV>
            <wp:extent cx="2188952" cy="546100"/>
            <wp:effectExtent l="0" t="0" r="1905" b="6350"/>
            <wp:wrapNone/>
            <wp:docPr id="9120264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26485" name="图片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190814" cy="546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color w:val="0000FF"/>
          <w:kern w:val="0"/>
        </w:rPr>
        <w:drawing>
          <wp:inline distT="0" distB="0" distL="0" distR="0" wp14:anchorId="1A7B9470" wp14:editId="54971967">
            <wp:extent cx="4108399" cy="2819400"/>
            <wp:effectExtent l="0" t="0" r="6985" b="0"/>
            <wp:docPr id="4973708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70863" name="图片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4141270" cy="2841958"/>
                    </a:xfrm>
                    <a:prstGeom prst="rect">
                      <a:avLst/>
                    </a:prstGeom>
                    <a:noFill/>
                    <a:ln>
                      <a:noFill/>
                    </a:ln>
                  </pic:spPr>
                </pic:pic>
              </a:graphicData>
            </a:graphic>
          </wp:inline>
        </w:drawing>
      </w:r>
    </w:p>
    <w:p w14:paraId="461E5A71" w14:textId="086FBDE8"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4-10  </w:t>
      </w:r>
      <w:r>
        <w:rPr>
          <w:rFonts w:hint="eastAsia"/>
          <w:b/>
          <w:bCs/>
          <w:kern w:val="0"/>
          <w:sz w:val="21"/>
          <w:szCs w:val="18"/>
        </w:rPr>
        <w:t>知识点</w:t>
      </w:r>
      <w:r w:rsidR="00FD6602">
        <w:rPr>
          <w:rFonts w:hint="eastAsia"/>
          <w:b/>
          <w:bCs/>
          <w:kern w:val="0"/>
          <w:sz w:val="21"/>
          <w:szCs w:val="18"/>
        </w:rPr>
        <w:t>的“</w:t>
      </w:r>
      <w:r w:rsidR="00FD6602" w:rsidRPr="00FD6602">
        <w:rPr>
          <w:rFonts w:hint="eastAsia"/>
          <w:b/>
          <w:bCs/>
          <w:kern w:val="0"/>
          <w:sz w:val="21"/>
          <w:szCs w:val="18"/>
        </w:rPr>
        <w:t>重要性</w:t>
      </w:r>
      <w:r w:rsidR="00FD6602">
        <w:rPr>
          <w:rFonts w:hint="eastAsia"/>
          <w:b/>
          <w:bCs/>
          <w:kern w:val="0"/>
          <w:sz w:val="21"/>
          <w:szCs w:val="18"/>
        </w:rPr>
        <w:t>”</w:t>
      </w:r>
      <w:r>
        <w:rPr>
          <w:rFonts w:hint="eastAsia"/>
          <w:b/>
          <w:bCs/>
          <w:kern w:val="0"/>
          <w:sz w:val="21"/>
          <w:szCs w:val="18"/>
        </w:rPr>
        <w:t>效果展示</w:t>
      </w:r>
    </w:p>
    <w:p w14:paraId="15DE8A6D" w14:textId="5AD0BB61" w:rsidR="00935F29" w:rsidRDefault="006C277A">
      <w:pPr>
        <w:adjustRightInd w:val="0"/>
        <w:snapToGrid w:val="0"/>
        <w:jc w:val="center"/>
        <w:rPr>
          <w:b/>
          <w:bCs/>
          <w:kern w:val="0"/>
          <w:sz w:val="21"/>
          <w:szCs w:val="18"/>
        </w:rPr>
      </w:pPr>
      <w:r>
        <w:rPr>
          <w:b/>
          <w:bCs/>
          <w:kern w:val="0"/>
          <w:sz w:val="21"/>
          <w:szCs w:val="18"/>
        </w:rPr>
        <w:t>Figure 4-</w:t>
      </w:r>
      <w:proofErr w:type="gramStart"/>
      <w:r>
        <w:rPr>
          <w:rFonts w:hint="eastAsia"/>
          <w:b/>
          <w:bCs/>
          <w:kern w:val="0"/>
          <w:sz w:val="21"/>
          <w:szCs w:val="18"/>
        </w:rPr>
        <w:t>10</w:t>
      </w:r>
      <w:r>
        <w:rPr>
          <w:b/>
          <w:bCs/>
          <w:kern w:val="0"/>
          <w:sz w:val="21"/>
          <w:szCs w:val="18"/>
        </w:rPr>
        <w:t xml:space="preserve"> </w:t>
      </w:r>
      <w:r>
        <w:rPr>
          <w:rFonts w:hint="eastAsia"/>
          <w:b/>
          <w:bCs/>
          <w:kern w:val="0"/>
          <w:sz w:val="21"/>
          <w:szCs w:val="18"/>
        </w:rPr>
        <w:t xml:space="preserve"> </w:t>
      </w:r>
      <w:r>
        <w:rPr>
          <w:b/>
          <w:bCs/>
          <w:kern w:val="0"/>
          <w:sz w:val="21"/>
          <w:szCs w:val="18"/>
        </w:rPr>
        <w:t>Display</w:t>
      </w:r>
      <w:proofErr w:type="gramEnd"/>
      <w:r>
        <w:rPr>
          <w:b/>
          <w:bCs/>
          <w:kern w:val="0"/>
          <w:sz w:val="21"/>
          <w:szCs w:val="18"/>
        </w:rPr>
        <w:t xml:space="preserve"> of Importance Effect of Knowledge Points</w:t>
      </w:r>
    </w:p>
    <w:p w14:paraId="6D20E7CC" w14:textId="77777777" w:rsidR="00935F29" w:rsidRDefault="00935F29">
      <w:pPr>
        <w:adjustRightInd w:val="0"/>
        <w:snapToGrid w:val="0"/>
        <w:jc w:val="center"/>
        <w:rPr>
          <w:b/>
          <w:bCs/>
          <w:kern w:val="0"/>
          <w:sz w:val="21"/>
          <w:szCs w:val="18"/>
        </w:rPr>
      </w:pPr>
    </w:p>
    <w:p w14:paraId="62A902D4" w14:textId="16DDA4A5" w:rsidR="00935F29" w:rsidRDefault="00344A7E">
      <w:pPr>
        <w:snapToGrid w:val="0"/>
        <w:spacing w:line="360" w:lineRule="auto"/>
        <w:ind w:firstLine="482"/>
      </w:pPr>
      <w:r>
        <w:rPr>
          <w:rFonts w:hint="eastAsia"/>
        </w:rPr>
        <w:t>如图</w:t>
      </w:r>
      <w:r>
        <w:rPr>
          <w:rFonts w:hint="eastAsia"/>
        </w:rPr>
        <w:t>4-11</w:t>
      </w:r>
      <w:r>
        <w:rPr>
          <w:rFonts w:hint="eastAsia"/>
        </w:rPr>
        <w:t>所示，在点击了文件按钮后，弹出框就会变成文件列表视图，此时就可以对该节点进行上传文件、删除文件，也能点击文件进行查看文件</w:t>
      </w:r>
      <w:r w:rsidR="00426BC2">
        <w:rPr>
          <w:rFonts w:hint="eastAsia"/>
        </w:rPr>
        <w:t>，如图</w:t>
      </w:r>
      <w:r w:rsidR="00426BC2">
        <w:rPr>
          <w:rFonts w:hint="eastAsia"/>
        </w:rPr>
        <w:t>4-12</w:t>
      </w:r>
      <w:r w:rsidR="00426BC2">
        <w:rPr>
          <w:rFonts w:hint="eastAsia"/>
        </w:rPr>
        <w:t>所示</w:t>
      </w:r>
      <w:r>
        <w:rPr>
          <w:rFonts w:hint="eastAsia"/>
        </w:rPr>
        <w:t>。</w:t>
      </w:r>
    </w:p>
    <w:p w14:paraId="063D81F9"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4ADAE1A4" wp14:editId="4A669D62">
            <wp:extent cx="1943100" cy="2548291"/>
            <wp:effectExtent l="0" t="0" r="0" b="4445"/>
            <wp:docPr id="18254047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04743"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1952214" cy="2560244"/>
                    </a:xfrm>
                    <a:prstGeom prst="rect">
                      <a:avLst/>
                    </a:prstGeom>
                    <a:noFill/>
                    <a:ln>
                      <a:noFill/>
                    </a:ln>
                  </pic:spPr>
                </pic:pic>
              </a:graphicData>
            </a:graphic>
          </wp:inline>
        </w:drawing>
      </w:r>
    </w:p>
    <w:p w14:paraId="0F7FCB1F" w14:textId="14B14F62"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4-11  </w:t>
      </w:r>
      <w:r>
        <w:rPr>
          <w:rFonts w:hint="eastAsia"/>
          <w:b/>
          <w:bCs/>
          <w:kern w:val="0"/>
          <w:sz w:val="21"/>
          <w:szCs w:val="18"/>
        </w:rPr>
        <w:t>文件功能展示</w:t>
      </w:r>
    </w:p>
    <w:p w14:paraId="7A0E7AD5" w14:textId="1DABDE84" w:rsidR="00935F29" w:rsidRDefault="006C277A">
      <w:pPr>
        <w:adjustRightInd w:val="0"/>
        <w:snapToGrid w:val="0"/>
        <w:jc w:val="center"/>
        <w:rPr>
          <w:b/>
          <w:bCs/>
          <w:kern w:val="0"/>
          <w:sz w:val="21"/>
          <w:szCs w:val="18"/>
        </w:rPr>
      </w:pPr>
      <w:r>
        <w:rPr>
          <w:b/>
          <w:bCs/>
          <w:kern w:val="0"/>
          <w:sz w:val="21"/>
          <w:szCs w:val="18"/>
        </w:rPr>
        <w:t>Figure 4-</w:t>
      </w:r>
      <w:proofErr w:type="gramStart"/>
      <w:r>
        <w:rPr>
          <w:b/>
          <w:bCs/>
          <w:kern w:val="0"/>
          <w:sz w:val="21"/>
          <w:szCs w:val="18"/>
        </w:rPr>
        <w:t>1</w:t>
      </w:r>
      <w:r>
        <w:rPr>
          <w:rFonts w:hint="eastAsia"/>
          <w:b/>
          <w:bCs/>
          <w:kern w:val="0"/>
          <w:sz w:val="21"/>
          <w:szCs w:val="18"/>
        </w:rPr>
        <w:t>1</w:t>
      </w:r>
      <w:r>
        <w:rPr>
          <w:b/>
          <w:bCs/>
          <w:kern w:val="0"/>
          <w:sz w:val="21"/>
          <w:szCs w:val="18"/>
        </w:rPr>
        <w:t xml:space="preserve"> </w:t>
      </w:r>
      <w:r>
        <w:rPr>
          <w:rFonts w:hint="eastAsia"/>
          <w:b/>
          <w:bCs/>
          <w:kern w:val="0"/>
          <w:sz w:val="21"/>
          <w:szCs w:val="18"/>
        </w:rPr>
        <w:t xml:space="preserve"> </w:t>
      </w:r>
      <w:r>
        <w:rPr>
          <w:b/>
          <w:bCs/>
          <w:kern w:val="0"/>
          <w:sz w:val="21"/>
          <w:szCs w:val="18"/>
        </w:rPr>
        <w:t>File</w:t>
      </w:r>
      <w:proofErr w:type="gramEnd"/>
      <w:r>
        <w:rPr>
          <w:b/>
          <w:bCs/>
          <w:kern w:val="0"/>
          <w:sz w:val="21"/>
          <w:szCs w:val="18"/>
        </w:rPr>
        <w:t xml:space="preserve"> Function Display</w:t>
      </w:r>
    </w:p>
    <w:p w14:paraId="2B895FB7" w14:textId="77777777" w:rsidR="00935F29" w:rsidRDefault="00935F29">
      <w:pPr>
        <w:adjustRightInd w:val="0"/>
        <w:snapToGrid w:val="0"/>
        <w:jc w:val="center"/>
        <w:rPr>
          <w:b/>
          <w:bCs/>
          <w:kern w:val="0"/>
          <w:sz w:val="21"/>
          <w:szCs w:val="18"/>
        </w:rPr>
      </w:pPr>
    </w:p>
    <w:p w14:paraId="13A1D745"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lastRenderedPageBreak/>
        <w:drawing>
          <wp:inline distT="0" distB="0" distL="0" distR="0" wp14:anchorId="44B56734" wp14:editId="32968C74">
            <wp:extent cx="3781214" cy="2578100"/>
            <wp:effectExtent l="0" t="0" r="0" b="0"/>
            <wp:docPr id="8327571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57143" name="图片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3789488" cy="2583741"/>
                    </a:xfrm>
                    <a:prstGeom prst="rect">
                      <a:avLst/>
                    </a:prstGeom>
                    <a:noFill/>
                    <a:ln>
                      <a:noFill/>
                    </a:ln>
                  </pic:spPr>
                </pic:pic>
              </a:graphicData>
            </a:graphic>
          </wp:inline>
        </w:drawing>
      </w:r>
    </w:p>
    <w:p w14:paraId="5C904BA3" w14:textId="65842EC4"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4-12  </w:t>
      </w:r>
      <w:r>
        <w:rPr>
          <w:rFonts w:hint="eastAsia"/>
          <w:b/>
          <w:bCs/>
          <w:kern w:val="0"/>
          <w:sz w:val="21"/>
          <w:szCs w:val="18"/>
        </w:rPr>
        <w:t>文件浏览展示</w:t>
      </w:r>
    </w:p>
    <w:p w14:paraId="06D34D53" w14:textId="0C9996D8" w:rsidR="00935F29" w:rsidRDefault="006C277A">
      <w:pPr>
        <w:adjustRightInd w:val="0"/>
        <w:snapToGrid w:val="0"/>
        <w:jc w:val="center"/>
        <w:rPr>
          <w:b/>
          <w:bCs/>
          <w:kern w:val="0"/>
          <w:sz w:val="21"/>
          <w:szCs w:val="18"/>
        </w:rPr>
      </w:pPr>
      <w:r>
        <w:rPr>
          <w:b/>
          <w:bCs/>
          <w:kern w:val="0"/>
          <w:sz w:val="21"/>
          <w:szCs w:val="18"/>
        </w:rPr>
        <w:t>Figure 4-</w:t>
      </w:r>
      <w:proofErr w:type="gramStart"/>
      <w:r>
        <w:rPr>
          <w:b/>
          <w:bCs/>
          <w:kern w:val="0"/>
          <w:sz w:val="21"/>
          <w:szCs w:val="18"/>
        </w:rPr>
        <w:t>1</w:t>
      </w:r>
      <w:r>
        <w:rPr>
          <w:rFonts w:hint="eastAsia"/>
          <w:b/>
          <w:bCs/>
          <w:kern w:val="0"/>
          <w:sz w:val="21"/>
          <w:szCs w:val="18"/>
        </w:rPr>
        <w:t xml:space="preserve">2 </w:t>
      </w:r>
      <w:r>
        <w:rPr>
          <w:b/>
          <w:bCs/>
          <w:kern w:val="0"/>
          <w:sz w:val="21"/>
          <w:szCs w:val="18"/>
        </w:rPr>
        <w:t xml:space="preserve"> File</w:t>
      </w:r>
      <w:proofErr w:type="gramEnd"/>
      <w:r>
        <w:rPr>
          <w:b/>
          <w:bCs/>
          <w:kern w:val="0"/>
          <w:sz w:val="21"/>
          <w:szCs w:val="18"/>
        </w:rPr>
        <w:t xml:space="preserve"> browsing display</w:t>
      </w:r>
    </w:p>
    <w:p w14:paraId="3CECF001" w14:textId="77777777" w:rsidR="00935F29" w:rsidRDefault="00935F29">
      <w:pPr>
        <w:adjustRightInd w:val="0"/>
        <w:snapToGrid w:val="0"/>
        <w:jc w:val="center"/>
        <w:rPr>
          <w:b/>
          <w:bCs/>
          <w:kern w:val="0"/>
          <w:sz w:val="21"/>
          <w:szCs w:val="18"/>
        </w:rPr>
      </w:pPr>
    </w:p>
    <w:p w14:paraId="0FBB2C5C" w14:textId="420788A5" w:rsidR="00935F29" w:rsidRDefault="00094C74">
      <w:pPr>
        <w:snapToGrid w:val="0"/>
        <w:spacing w:line="360" w:lineRule="auto"/>
        <w:ind w:firstLine="482"/>
      </w:pPr>
      <w:r>
        <w:rPr>
          <w:rFonts w:hint="eastAsia"/>
        </w:rPr>
        <w:t>如图</w:t>
      </w:r>
      <w:r>
        <w:rPr>
          <w:rFonts w:hint="eastAsia"/>
        </w:rPr>
        <w:t>4-13</w:t>
      </w:r>
      <w:r>
        <w:rPr>
          <w:rFonts w:hint="eastAsia"/>
        </w:rPr>
        <w:t>所示，点击视频按钮后，弹出框就会变成视频列表视图，此时就可以对该节点进行上传视频、删除视频，也能够播放视频。点击上传视频按钮再选择想要上传的视频文件就能添加视频到知识点中了。点按删除键就能移除视频。</w:t>
      </w:r>
    </w:p>
    <w:p w14:paraId="176568F4"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3BFD5926" wp14:editId="6CA74472">
            <wp:extent cx="2292350" cy="3064184"/>
            <wp:effectExtent l="0" t="0" r="0" b="3175"/>
            <wp:docPr id="6785627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62737"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303242" cy="3078743"/>
                    </a:xfrm>
                    <a:prstGeom prst="rect">
                      <a:avLst/>
                    </a:prstGeom>
                    <a:noFill/>
                    <a:ln>
                      <a:noFill/>
                    </a:ln>
                  </pic:spPr>
                </pic:pic>
              </a:graphicData>
            </a:graphic>
          </wp:inline>
        </w:drawing>
      </w:r>
    </w:p>
    <w:p w14:paraId="4193BAC7" w14:textId="7B3C9B2E"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4-13  </w:t>
      </w:r>
      <w:r>
        <w:rPr>
          <w:rFonts w:hint="eastAsia"/>
          <w:b/>
          <w:bCs/>
          <w:kern w:val="0"/>
          <w:sz w:val="21"/>
          <w:szCs w:val="18"/>
        </w:rPr>
        <w:t>视频浏览展示</w:t>
      </w:r>
    </w:p>
    <w:p w14:paraId="51264BBD" w14:textId="0B77477C" w:rsidR="00935F29" w:rsidRDefault="006C277A">
      <w:pPr>
        <w:adjustRightInd w:val="0"/>
        <w:snapToGrid w:val="0"/>
        <w:jc w:val="center"/>
        <w:rPr>
          <w:b/>
          <w:bCs/>
          <w:kern w:val="0"/>
          <w:sz w:val="21"/>
          <w:szCs w:val="18"/>
        </w:rPr>
      </w:pPr>
      <w:r>
        <w:rPr>
          <w:b/>
          <w:bCs/>
          <w:kern w:val="0"/>
          <w:sz w:val="21"/>
          <w:szCs w:val="18"/>
        </w:rPr>
        <w:t>Figure 4-</w:t>
      </w:r>
      <w:proofErr w:type="gramStart"/>
      <w:r>
        <w:rPr>
          <w:b/>
          <w:bCs/>
          <w:kern w:val="0"/>
          <w:sz w:val="21"/>
          <w:szCs w:val="18"/>
        </w:rPr>
        <w:t>1</w:t>
      </w:r>
      <w:r>
        <w:rPr>
          <w:rFonts w:hint="eastAsia"/>
          <w:b/>
          <w:bCs/>
          <w:kern w:val="0"/>
          <w:sz w:val="21"/>
          <w:szCs w:val="18"/>
        </w:rPr>
        <w:t>3</w:t>
      </w:r>
      <w:r>
        <w:rPr>
          <w:b/>
          <w:bCs/>
          <w:kern w:val="0"/>
          <w:sz w:val="21"/>
          <w:szCs w:val="18"/>
        </w:rPr>
        <w:t xml:space="preserve"> </w:t>
      </w:r>
      <w:r>
        <w:rPr>
          <w:rFonts w:hint="eastAsia"/>
          <w:b/>
          <w:bCs/>
          <w:kern w:val="0"/>
          <w:sz w:val="21"/>
          <w:szCs w:val="18"/>
        </w:rPr>
        <w:t xml:space="preserve"> </w:t>
      </w:r>
      <w:r>
        <w:rPr>
          <w:b/>
          <w:bCs/>
          <w:kern w:val="0"/>
          <w:sz w:val="21"/>
          <w:szCs w:val="18"/>
        </w:rPr>
        <w:t>Video</w:t>
      </w:r>
      <w:proofErr w:type="gramEnd"/>
      <w:r>
        <w:rPr>
          <w:b/>
          <w:bCs/>
          <w:kern w:val="0"/>
          <w:sz w:val="21"/>
          <w:szCs w:val="18"/>
        </w:rPr>
        <w:t xml:space="preserve"> browsing display</w:t>
      </w:r>
    </w:p>
    <w:p w14:paraId="0603F7CE" w14:textId="77777777" w:rsidR="00935F29" w:rsidRDefault="00935F29">
      <w:pPr>
        <w:adjustRightInd w:val="0"/>
        <w:snapToGrid w:val="0"/>
        <w:jc w:val="center"/>
        <w:rPr>
          <w:b/>
          <w:bCs/>
          <w:kern w:val="0"/>
          <w:sz w:val="21"/>
          <w:szCs w:val="18"/>
        </w:rPr>
      </w:pPr>
    </w:p>
    <w:p w14:paraId="5F7657CE" w14:textId="1922A162" w:rsidR="00935F29" w:rsidRDefault="006C277A">
      <w:pPr>
        <w:snapToGrid w:val="0"/>
        <w:spacing w:line="360" w:lineRule="auto"/>
        <w:ind w:firstLine="482"/>
      </w:pPr>
      <w:r>
        <w:rPr>
          <w:rFonts w:hint="eastAsia"/>
        </w:rPr>
        <w:t>点击前序知识点按钮后再点击知识图谱中的节点即可完成对该知识点的前序知识点的添加。此时进入查看视图即点按了禁用编辑按钮后再点击前序知识点按钮，会在知识图谱中将之前添加的前序知识点进行变色处理</w:t>
      </w:r>
      <w:r w:rsidR="00894213">
        <w:rPr>
          <w:rFonts w:hint="eastAsia"/>
        </w:rPr>
        <w:t>，如图</w:t>
      </w:r>
      <w:r w:rsidR="00894213">
        <w:rPr>
          <w:rFonts w:hint="eastAsia"/>
        </w:rPr>
        <w:t>4-1</w:t>
      </w:r>
      <w:r w:rsidR="00C93D62">
        <w:rPr>
          <w:rFonts w:hint="eastAsia"/>
        </w:rPr>
        <w:t>4</w:t>
      </w:r>
      <w:r w:rsidR="00894213">
        <w:rPr>
          <w:rFonts w:hint="eastAsia"/>
        </w:rPr>
        <w:t>所示</w:t>
      </w:r>
      <w:r>
        <w:rPr>
          <w:rFonts w:hint="eastAsia"/>
        </w:rPr>
        <w:t>。</w:t>
      </w:r>
    </w:p>
    <w:p w14:paraId="7174A8CD"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lastRenderedPageBreak/>
        <w:drawing>
          <wp:inline distT="0" distB="0" distL="0" distR="0" wp14:anchorId="3A32CD7F" wp14:editId="5DEEF0BE">
            <wp:extent cx="3606528" cy="2425700"/>
            <wp:effectExtent l="0" t="0" r="0" b="0"/>
            <wp:docPr id="3320273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27368" name="图片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3606528" cy="2425700"/>
                    </a:xfrm>
                    <a:prstGeom prst="rect">
                      <a:avLst/>
                    </a:prstGeom>
                    <a:noFill/>
                    <a:ln>
                      <a:noFill/>
                    </a:ln>
                  </pic:spPr>
                </pic:pic>
              </a:graphicData>
            </a:graphic>
          </wp:inline>
        </w:drawing>
      </w:r>
    </w:p>
    <w:p w14:paraId="5BD40FF2" w14:textId="79FE19BD"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4-14  </w:t>
      </w:r>
      <w:r>
        <w:rPr>
          <w:rFonts w:hint="eastAsia"/>
          <w:b/>
          <w:bCs/>
          <w:kern w:val="0"/>
          <w:sz w:val="21"/>
          <w:szCs w:val="18"/>
        </w:rPr>
        <w:t>前序知识点查看展示</w:t>
      </w:r>
    </w:p>
    <w:p w14:paraId="11829F50" w14:textId="228A2416" w:rsidR="00935F29" w:rsidRDefault="006C277A">
      <w:pPr>
        <w:adjustRightInd w:val="0"/>
        <w:snapToGrid w:val="0"/>
        <w:jc w:val="center"/>
        <w:rPr>
          <w:b/>
          <w:bCs/>
          <w:kern w:val="0"/>
          <w:sz w:val="21"/>
          <w:szCs w:val="18"/>
        </w:rPr>
      </w:pPr>
      <w:r>
        <w:rPr>
          <w:b/>
          <w:bCs/>
          <w:kern w:val="0"/>
          <w:sz w:val="21"/>
          <w:szCs w:val="18"/>
        </w:rPr>
        <w:t>Figure 4-</w:t>
      </w:r>
      <w:proofErr w:type="gramStart"/>
      <w:r>
        <w:rPr>
          <w:b/>
          <w:bCs/>
          <w:kern w:val="0"/>
          <w:sz w:val="21"/>
          <w:szCs w:val="18"/>
        </w:rPr>
        <w:t>1</w:t>
      </w:r>
      <w:r>
        <w:rPr>
          <w:rFonts w:hint="eastAsia"/>
          <w:b/>
          <w:bCs/>
          <w:kern w:val="0"/>
          <w:sz w:val="21"/>
          <w:szCs w:val="18"/>
        </w:rPr>
        <w:t>4</w:t>
      </w:r>
      <w:r>
        <w:rPr>
          <w:b/>
          <w:bCs/>
          <w:kern w:val="0"/>
          <w:sz w:val="21"/>
          <w:szCs w:val="18"/>
        </w:rPr>
        <w:t xml:space="preserve"> </w:t>
      </w:r>
      <w:r>
        <w:rPr>
          <w:rFonts w:hint="eastAsia"/>
          <w:b/>
          <w:bCs/>
          <w:kern w:val="0"/>
          <w:sz w:val="21"/>
          <w:szCs w:val="18"/>
        </w:rPr>
        <w:t xml:space="preserve"> </w:t>
      </w:r>
      <w:r>
        <w:rPr>
          <w:b/>
          <w:bCs/>
          <w:kern w:val="0"/>
          <w:sz w:val="21"/>
          <w:szCs w:val="18"/>
        </w:rPr>
        <w:t>Preface</w:t>
      </w:r>
      <w:proofErr w:type="gramEnd"/>
      <w:r>
        <w:rPr>
          <w:b/>
          <w:bCs/>
          <w:kern w:val="0"/>
          <w:sz w:val="21"/>
          <w:szCs w:val="18"/>
        </w:rPr>
        <w:t xml:space="preserve"> Knowledge Point View Display</w:t>
      </w:r>
    </w:p>
    <w:p w14:paraId="6AEC1A66" w14:textId="77777777" w:rsidR="00935F29" w:rsidRDefault="00935F29">
      <w:pPr>
        <w:adjustRightInd w:val="0"/>
        <w:snapToGrid w:val="0"/>
        <w:jc w:val="center"/>
        <w:rPr>
          <w:b/>
          <w:bCs/>
          <w:kern w:val="0"/>
          <w:sz w:val="21"/>
          <w:szCs w:val="18"/>
        </w:rPr>
      </w:pPr>
    </w:p>
    <w:p w14:paraId="42A57267" w14:textId="7B9C4619" w:rsidR="00935F29" w:rsidRDefault="006C277A">
      <w:pPr>
        <w:snapToGrid w:val="0"/>
        <w:spacing w:line="360" w:lineRule="auto"/>
        <w:ind w:firstLine="482"/>
      </w:pPr>
      <w:r>
        <w:rPr>
          <w:rFonts w:hint="eastAsia"/>
        </w:rPr>
        <w:t>点击编辑学习路径按钮后再点击知识图谱中的节点即可完成对学习路径的编辑。同时设置了当漏选节点时出现的断链情况，通过同时显示两条学习路径来快速定位哪个知识点编辑学习路径时编辑错了</w:t>
      </w:r>
      <w:r w:rsidR="00E73D56">
        <w:rPr>
          <w:rFonts w:hint="eastAsia"/>
        </w:rPr>
        <w:t>，如图</w:t>
      </w:r>
      <w:r w:rsidR="00E73D56">
        <w:rPr>
          <w:rFonts w:hint="eastAsia"/>
        </w:rPr>
        <w:t>4-15</w:t>
      </w:r>
      <w:r w:rsidR="00E73D56">
        <w:rPr>
          <w:rFonts w:hint="eastAsia"/>
        </w:rPr>
        <w:t>所示</w:t>
      </w:r>
      <w:r>
        <w:rPr>
          <w:rFonts w:hint="eastAsia"/>
        </w:rPr>
        <w:t>。</w:t>
      </w:r>
    </w:p>
    <w:p w14:paraId="2CBD5E5A" w14:textId="77777777" w:rsidR="00935F29" w:rsidRDefault="006C277A">
      <w:pPr>
        <w:adjustRightInd w:val="0"/>
        <w:snapToGrid w:val="0"/>
        <w:spacing w:beforeLines="50" w:before="120" w:afterLines="50" w:after="120" w:line="240" w:lineRule="auto"/>
        <w:jc w:val="center"/>
        <w:rPr>
          <w:color w:val="0000FF"/>
          <w:kern w:val="0"/>
        </w:rPr>
      </w:pPr>
      <w:r>
        <w:rPr>
          <w:rFonts w:hint="eastAsia"/>
          <w:noProof/>
          <w:color w:val="0000FF"/>
          <w:kern w:val="0"/>
        </w:rPr>
        <w:drawing>
          <wp:inline distT="0" distB="0" distL="0" distR="0" wp14:anchorId="582C7D29" wp14:editId="46C28400">
            <wp:extent cx="3594100" cy="2396067"/>
            <wp:effectExtent l="0" t="0" r="6350" b="4445"/>
            <wp:docPr id="15997614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1454" name="图片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3594100" cy="2396067"/>
                    </a:xfrm>
                    <a:prstGeom prst="rect">
                      <a:avLst/>
                    </a:prstGeom>
                    <a:noFill/>
                    <a:ln>
                      <a:noFill/>
                    </a:ln>
                  </pic:spPr>
                </pic:pic>
              </a:graphicData>
            </a:graphic>
          </wp:inline>
        </w:drawing>
      </w:r>
    </w:p>
    <w:p w14:paraId="77D978EF" w14:textId="28972DEB" w:rsidR="00935F29" w:rsidRDefault="006C277A">
      <w:pPr>
        <w:adjustRightInd w:val="0"/>
        <w:snapToGrid w:val="0"/>
        <w:jc w:val="center"/>
        <w:rPr>
          <w:b/>
          <w:bCs/>
          <w:kern w:val="0"/>
          <w:sz w:val="21"/>
          <w:szCs w:val="18"/>
        </w:rPr>
      </w:pPr>
      <w:r>
        <w:rPr>
          <w:rFonts w:hint="eastAsia"/>
          <w:b/>
          <w:bCs/>
          <w:kern w:val="0"/>
          <w:sz w:val="21"/>
          <w:szCs w:val="18"/>
        </w:rPr>
        <w:t>图</w:t>
      </w:r>
      <w:r>
        <w:rPr>
          <w:rFonts w:hint="eastAsia"/>
          <w:b/>
          <w:bCs/>
          <w:kern w:val="0"/>
          <w:sz w:val="21"/>
          <w:szCs w:val="18"/>
        </w:rPr>
        <w:t xml:space="preserve">4-15  </w:t>
      </w:r>
      <w:r>
        <w:rPr>
          <w:rFonts w:hint="eastAsia"/>
          <w:b/>
          <w:bCs/>
          <w:kern w:val="0"/>
          <w:sz w:val="21"/>
          <w:szCs w:val="18"/>
        </w:rPr>
        <w:t>编辑学习路径展示</w:t>
      </w:r>
    </w:p>
    <w:p w14:paraId="7E4B6061" w14:textId="6078F485" w:rsidR="00935F29" w:rsidRDefault="006C277A">
      <w:pPr>
        <w:adjustRightInd w:val="0"/>
        <w:snapToGrid w:val="0"/>
        <w:jc w:val="center"/>
        <w:rPr>
          <w:b/>
          <w:bCs/>
          <w:kern w:val="0"/>
          <w:sz w:val="21"/>
          <w:szCs w:val="18"/>
        </w:rPr>
      </w:pPr>
      <w:r>
        <w:rPr>
          <w:b/>
          <w:bCs/>
          <w:kern w:val="0"/>
          <w:sz w:val="21"/>
          <w:szCs w:val="18"/>
        </w:rPr>
        <w:t>Figure 4-</w:t>
      </w:r>
      <w:proofErr w:type="gramStart"/>
      <w:r>
        <w:rPr>
          <w:b/>
          <w:bCs/>
          <w:kern w:val="0"/>
          <w:sz w:val="21"/>
          <w:szCs w:val="18"/>
        </w:rPr>
        <w:t>1</w:t>
      </w:r>
      <w:r>
        <w:rPr>
          <w:rFonts w:hint="eastAsia"/>
          <w:b/>
          <w:bCs/>
          <w:kern w:val="0"/>
          <w:sz w:val="21"/>
          <w:szCs w:val="18"/>
        </w:rPr>
        <w:t xml:space="preserve">5 </w:t>
      </w:r>
      <w:r>
        <w:rPr>
          <w:b/>
          <w:bCs/>
          <w:kern w:val="0"/>
          <w:sz w:val="21"/>
          <w:szCs w:val="18"/>
        </w:rPr>
        <w:t xml:space="preserve"> Display</w:t>
      </w:r>
      <w:proofErr w:type="gramEnd"/>
      <w:r>
        <w:rPr>
          <w:b/>
          <w:bCs/>
          <w:kern w:val="0"/>
          <w:sz w:val="21"/>
          <w:szCs w:val="18"/>
        </w:rPr>
        <w:t xml:space="preserve"> of Editing Learning Path</w:t>
      </w:r>
    </w:p>
    <w:p w14:paraId="3CF087BA" w14:textId="77777777" w:rsidR="00D860E0" w:rsidRDefault="00D860E0" w:rsidP="0083331E">
      <w:pPr>
        <w:snapToGrid w:val="0"/>
        <w:spacing w:line="360" w:lineRule="auto"/>
        <w:jc w:val="center"/>
      </w:pPr>
    </w:p>
    <w:p w14:paraId="10E3C9BC" w14:textId="0C20F31A" w:rsidR="00D860E0" w:rsidRDefault="00D860E0" w:rsidP="00D860E0">
      <w:pPr>
        <w:pStyle w:val="2"/>
        <w:snapToGrid w:val="0"/>
        <w:spacing w:beforeLines="100" w:before="240" w:beforeAutospacing="0" w:afterLines="50" w:after="120" w:afterAutospacing="0" w:line="360" w:lineRule="auto"/>
        <w:rPr>
          <w:rStyle w:val="2Char"/>
          <w:rFonts w:ascii="Times New Roman" w:hAnsi="Times New Roman"/>
          <w:sz w:val="28"/>
        </w:rPr>
      </w:pPr>
      <w:bookmarkStart w:id="80" w:name="_Toc200035260"/>
      <w:r>
        <w:rPr>
          <w:rStyle w:val="2Char"/>
          <w:rFonts w:ascii="Times New Roman" w:hAnsi="Times New Roman" w:hint="eastAsia"/>
          <w:sz w:val="28"/>
        </w:rPr>
        <w:t>4</w:t>
      </w:r>
      <w:r>
        <w:rPr>
          <w:rStyle w:val="2Char"/>
          <w:rFonts w:ascii="Times New Roman" w:hAnsi="Times New Roman"/>
          <w:sz w:val="28"/>
        </w:rPr>
        <w:t>.</w:t>
      </w:r>
      <w:r>
        <w:rPr>
          <w:rStyle w:val="2Char"/>
          <w:rFonts w:ascii="Times New Roman" w:hAnsi="Times New Roman" w:hint="eastAsia"/>
          <w:sz w:val="28"/>
        </w:rPr>
        <w:t>4</w:t>
      </w:r>
      <w:r>
        <w:rPr>
          <w:rStyle w:val="2Char"/>
          <w:rFonts w:ascii="Times New Roman" w:hAnsi="Times New Roman"/>
          <w:sz w:val="28"/>
        </w:rPr>
        <w:t xml:space="preserve"> </w:t>
      </w:r>
      <w:r>
        <w:rPr>
          <w:rFonts w:ascii="Times New Roman" w:hAnsi="Times New Roman" w:hint="eastAsia"/>
          <w:b w:val="0"/>
          <w:bCs w:val="0"/>
        </w:rPr>
        <w:t>本章小结</w:t>
      </w:r>
      <w:bookmarkEnd w:id="80"/>
      <w:r>
        <w:rPr>
          <w:rStyle w:val="2Char"/>
          <w:rFonts w:ascii="Times New Roman" w:hAnsi="Times New Roman" w:hint="eastAsia"/>
          <w:sz w:val="28"/>
        </w:rPr>
        <w:t xml:space="preserve"> </w:t>
      </w:r>
    </w:p>
    <w:p w14:paraId="7E5AF8FE" w14:textId="664D09E9" w:rsidR="00935F29" w:rsidRDefault="00D860E0" w:rsidP="0083331E">
      <w:pPr>
        <w:snapToGrid w:val="0"/>
        <w:spacing w:line="360" w:lineRule="auto"/>
        <w:ind w:firstLineChars="200" w:firstLine="480"/>
      </w:pPr>
      <w:r>
        <w:rPr>
          <w:rFonts w:hint="eastAsia"/>
        </w:rPr>
        <w:t>本章主要介绍了课程知识图谱系统项目中</w:t>
      </w:r>
      <w:r w:rsidR="003246D7">
        <w:rPr>
          <w:rFonts w:hint="eastAsia"/>
        </w:rPr>
        <w:t>前端操作的三个模块所具有的功能以及相关的操作方式</w:t>
      </w:r>
      <w:r>
        <w:rPr>
          <w:rFonts w:hint="eastAsia"/>
        </w:rPr>
        <w:t>。</w:t>
      </w:r>
      <w:r>
        <w:br w:type="page"/>
      </w:r>
    </w:p>
    <w:p w14:paraId="7B15E17B" w14:textId="77777777" w:rsidR="00935F29" w:rsidRDefault="00935F29" w:rsidP="00A81641">
      <w:pPr>
        <w:snapToGrid w:val="0"/>
        <w:spacing w:line="360" w:lineRule="auto"/>
        <w:jc w:val="center"/>
        <w:rPr>
          <w:rFonts w:eastAsia="黑体"/>
          <w:sz w:val="32"/>
          <w:szCs w:val="32"/>
        </w:rPr>
      </w:pPr>
    </w:p>
    <w:p w14:paraId="117824C5" w14:textId="77777777" w:rsidR="00935F29" w:rsidRDefault="006C277A">
      <w:pPr>
        <w:pStyle w:val="1"/>
        <w:adjustRightInd w:val="0"/>
        <w:snapToGrid w:val="0"/>
        <w:spacing w:before="0" w:after="0" w:line="360" w:lineRule="auto"/>
        <w:ind w:left="0" w:firstLineChars="0" w:firstLine="0"/>
        <w:rPr>
          <w:rFonts w:hAnsi="黑体"/>
          <w:bCs w:val="0"/>
          <w:szCs w:val="32"/>
        </w:rPr>
      </w:pPr>
      <w:bookmarkStart w:id="81" w:name="_Toc200035261"/>
      <w:r>
        <w:rPr>
          <w:rFonts w:hAnsi="黑体"/>
          <w:bCs w:val="0"/>
          <w:szCs w:val="32"/>
        </w:rPr>
        <w:t>第</w:t>
      </w:r>
      <w:r>
        <w:rPr>
          <w:rFonts w:hAnsi="黑体" w:hint="eastAsia"/>
          <w:bCs w:val="0"/>
          <w:szCs w:val="32"/>
        </w:rPr>
        <w:t>五</w:t>
      </w:r>
      <w:r>
        <w:rPr>
          <w:rFonts w:hAnsi="黑体"/>
          <w:bCs w:val="0"/>
          <w:szCs w:val="32"/>
        </w:rPr>
        <w:t xml:space="preserve">章 </w:t>
      </w:r>
      <w:r>
        <w:rPr>
          <w:rFonts w:hAnsi="黑体" w:hint="eastAsia"/>
          <w:bCs w:val="0"/>
          <w:szCs w:val="32"/>
        </w:rPr>
        <w:t xml:space="preserve"> 总  结</w:t>
      </w:r>
      <w:bookmarkEnd w:id="81"/>
    </w:p>
    <w:p w14:paraId="4927616C" w14:textId="77777777" w:rsidR="00935F29" w:rsidRDefault="00935F29">
      <w:pPr>
        <w:snapToGrid w:val="0"/>
        <w:spacing w:line="360" w:lineRule="auto"/>
        <w:jc w:val="center"/>
        <w:rPr>
          <w:rFonts w:eastAsia="黑体"/>
          <w:sz w:val="32"/>
          <w:szCs w:val="32"/>
        </w:rPr>
      </w:pPr>
    </w:p>
    <w:p w14:paraId="2696ABC6" w14:textId="77777777" w:rsidR="00935F29" w:rsidRDefault="006C277A">
      <w:pPr>
        <w:snapToGrid w:val="0"/>
        <w:spacing w:line="360" w:lineRule="auto"/>
        <w:ind w:firstLineChars="200" w:firstLine="480"/>
      </w:pPr>
      <w:r>
        <w:t>本研究成功设计并实现了课程知识图谱系统</w:t>
      </w:r>
      <w:r>
        <w:rPr>
          <w:rFonts w:hint="eastAsia"/>
        </w:rPr>
        <w:t>，</w:t>
      </w:r>
      <w:r>
        <w:t>通过结构化知识建模与动态可视化，显著降低知识管理的复杂度，助力师生快速构建与理解课程体系。</w:t>
      </w:r>
      <w:r>
        <w:rPr>
          <w:rFonts w:hint="eastAsia"/>
        </w:rPr>
        <w:t>同时</w:t>
      </w:r>
      <w:r>
        <w:t>打破</w:t>
      </w:r>
      <w:r>
        <w:rPr>
          <w:rFonts w:hint="eastAsia"/>
        </w:rPr>
        <w:t>了</w:t>
      </w:r>
      <w:r>
        <w:t>传统资源孤岛，实现知识点与多样化教学材料的深度关联，为个性化学习提供数据基础。未来可通过引入自然语言处理技术实现知识自动抽取，结合推荐算法优化资源推送策略，进一步提升系统的智能化与实用性</w:t>
      </w:r>
      <w:r>
        <w:rPr>
          <w:rFonts w:hint="eastAsia"/>
        </w:rPr>
        <w:t>。</w:t>
      </w:r>
    </w:p>
    <w:p w14:paraId="44EA7037" w14:textId="41D52F38" w:rsidR="00935F29" w:rsidRDefault="006C277A">
      <w:pPr>
        <w:snapToGrid w:val="0"/>
        <w:spacing w:line="360" w:lineRule="auto"/>
        <w:ind w:firstLineChars="200" w:firstLine="480"/>
      </w:pPr>
      <w:r>
        <w:rPr>
          <w:rFonts w:hint="eastAsia"/>
        </w:rPr>
        <w:t>当前系统还存在着一</w:t>
      </w:r>
      <w:r w:rsidR="009A720E">
        <w:rPr>
          <w:rFonts w:hint="eastAsia"/>
        </w:rPr>
        <w:t>些缺陷</w:t>
      </w:r>
      <w:r>
        <w:rPr>
          <w:rFonts w:hint="eastAsia"/>
        </w:rPr>
        <w:t>，例如学习路径上，目前只设定了出现双链的情况，只能手动复制相关代码来增加能够存在的学习路径上限，以及学习路径的布局上还欠缺优化。富文本编辑上还有提升的空间，支持的功能还不够多，不能完全实现</w:t>
      </w:r>
      <w:r>
        <w:rPr>
          <w:rFonts w:hint="eastAsia"/>
        </w:rPr>
        <w:t>markdown</w:t>
      </w:r>
      <w:r>
        <w:rPr>
          <w:rFonts w:hint="eastAsia"/>
        </w:rPr>
        <w:t>编辑。想要使用</w:t>
      </w:r>
      <w:r>
        <w:t>微软</w:t>
      </w:r>
      <w:r>
        <w:t xml:space="preserve"> Office Online </w:t>
      </w:r>
      <w:r>
        <w:t>服务</w:t>
      </w:r>
      <w:r>
        <w:rPr>
          <w:rFonts w:hint="eastAsia"/>
        </w:rPr>
        <w:t>需要进行内网穿透</w:t>
      </w:r>
      <w:r>
        <w:rPr>
          <w:kern w:val="0"/>
          <w:vertAlign w:val="superscript"/>
        </w:rPr>
        <w:t>[</w:t>
      </w:r>
      <w:r>
        <w:rPr>
          <w:rFonts w:hint="eastAsia"/>
          <w:kern w:val="0"/>
          <w:vertAlign w:val="superscript"/>
        </w:rPr>
        <w:t>28-29</w:t>
      </w:r>
      <w:r>
        <w:rPr>
          <w:kern w:val="0"/>
          <w:vertAlign w:val="superscript"/>
        </w:rPr>
        <w:t>]</w:t>
      </w:r>
      <w:r>
        <w:rPr>
          <w:rFonts w:hint="eastAsia"/>
        </w:rPr>
        <w:t>，达到可以在公网访问系统界面，从而查看</w:t>
      </w:r>
      <w:r>
        <w:rPr>
          <w:rFonts w:hint="eastAsia"/>
        </w:rPr>
        <w:t>Word</w:t>
      </w:r>
      <w:r>
        <w:rPr>
          <w:rFonts w:hint="eastAsia"/>
        </w:rPr>
        <w:t>文件和</w:t>
      </w:r>
      <w:r>
        <w:rPr>
          <w:rFonts w:hint="eastAsia"/>
        </w:rPr>
        <w:t>PPT</w:t>
      </w:r>
      <w:r>
        <w:rPr>
          <w:rFonts w:hint="eastAsia"/>
        </w:rPr>
        <w:t>文件。以及为系统添加登入功能</w:t>
      </w:r>
      <w:r>
        <w:rPr>
          <w:kern w:val="0"/>
          <w:vertAlign w:val="superscript"/>
        </w:rPr>
        <w:t>[</w:t>
      </w:r>
      <w:r>
        <w:rPr>
          <w:rFonts w:hint="eastAsia"/>
          <w:kern w:val="0"/>
          <w:vertAlign w:val="superscript"/>
        </w:rPr>
        <w:t>30</w:t>
      </w:r>
      <w:r>
        <w:rPr>
          <w:kern w:val="0"/>
          <w:vertAlign w:val="superscript"/>
        </w:rPr>
        <w:t>]</w:t>
      </w:r>
      <w:r>
        <w:rPr>
          <w:rFonts w:hint="eastAsia"/>
          <w:kern w:val="0"/>
        </w:rPr>
        <w:t>，区分学生账号和教师账号。</w:t>
      </w:r>
    </w:p>
    <w:p w14:paraId="7D488BF7" w14:textId="77777777" w:rsidR="00935F29" w:rsidRDefault="006C277A">
      <w:pPr>
        <w:snapToGrid w:val="0"/>
        <w:spacing w:line="360" w:lineRule="auto"/>
        <w:jc w:val="center"/>
        <w:rPr>
          <w:rFonts w:eastAsia="黑体"/>
          <w:sz w:val="32"/>
          <w:szCs w:val="32"/>
        </w:rPr>
      </w:pPr>
      <w:r>
        <w:rPr>
          <w:rFonts w:ascii="宋体" w:hAnsi="宋体"/>
        </w:rPr>
        <w:br w:type="page"/>
      </w:r>
    </w:p>
    <w:p w14:paraId="632E760B" w14:textId="77777777" w:rsidR="00935F29" w:rsidRDefault="00935F29">
      <w:pPr>
        <w:snapToGrid w:val="0"/>
        <w:spacing w:line="360" w:lineRule="auto"/>
        <w:jc w:val="center"/>
        <w:rPr>
          <w:rFonts w:eastAsia="黑体"/>
          <w:sz w:val="32"/>
          <w:szCs w:val="32"/>
        </w:rPr>
      </w:pPr>
    </w:p>
    <w:p w14:paraId="087372D2" w14:textId="77777777" w:rsidR="00935F29" w:rsidRDefault="006C277A">
      <w:pPr>
        <w:pStyle w:val="1"/>
        <w:adjustRightInd w:val="0"/>
        <w:snapToGrid w:val="0"/>
        <w:spacing w:before="0" w:after="0" w:line="360" w:lineRule="auto"/>
        <w:ind w:left="0" w:firstLineChars="0" w:firstLine="0"/>
        <w:rPr>
          <w:rFonts w:hAnsi="黑体"/>
          <w:bCs w:val="0"/>
          <w:szCs w:val="32"/>
        </w:rPr>
      </w:pPr>
      <w:bookmarkStart w:id="82" w:name="_Toc200035262"/>
      <w:r>
        <w:rPr>
          <w:rFonts w:hAnsi="黑体" w:hint="eastAsia"/>
          <w:bCs w:val="0"/>
          <w:szCs w:val="32"/>
        </w:rPr>
        <w:t>参  考  文  献</w:t>
      </w:r>
      <w:bookmarkEnd w:id="44"/>
      <w:bookmarkEnd w:id="45"/>
      <w:bookmarkEnd w:id="82"/>
    </w:p>
    <w:p w14:paraId="50088834" w14:textId="77777777" w:rsidR="00935F29" w:rsidRDefault="00935F29">
      <w:pPr>
        <w:snapToGrid w:val="0"/>
        <w:spacing w:line="360" w:lineRule="auto"/>
        <w:jc w:val="center"/>
        <w:rPr>
          <w:rFonts w:eastAsia="黑体"/>
          <w:sz w:val="32"/>
          <w:szCs w:val="32"/>
        </w:rPr>
      </w:pPr>
    </w:p>
    <w:p w14:paraId="5216D1E1" w14:textId="18B6E235" w:rsidR="00935F29" w:rsidRDefault="006C277A">
      <w:pPr>
        <w:kinsoku w:val="0"/>
        <w:overflowPunct w:val="0"/>
        <w:snapToGrid w:val="0"/>
        <w:spacing w:line="360" w:lineRule="auto"/>
        <w:ind w:left="480" w:hangingChars="200" w:hanging="480"/>
      </w:pPr>
      <w:r>
        <w:t>[</w:t>
      </w:r>
      <w:r>
        <w:rPr>
          <w:rFonts w:hint="eastAsia"/>
        </w:rPr>
        <w:t>1</w:t>
      </w:r>
      <w:r>
        <w:t>]</w:t>
      </w:r>
      <w:r>
        <w:tab/>
      </w:r>
      <w:r>
        <w:t>熊言林</w:t>
      </w:r>
      <w:del w:id="83" w:author="jiawei wan" w:date="2025-06-10T18:18:00Z" w16du:dateUtc="2025-06-10T10:18:00Z">
        <w:r w:rsidDel="00786E6C">
          <w:delText xml:space="preserve">, </w:delText>
        </w:r>
      </w:del>
      <w:ins w:id="84" w:author="jiawei wan" w:date="2025-06-11T14:24:00Z" w16du:dateUtc="2025-06-11T06:24:00Z">
        <w:r w:rsidR="00814698">
          <w:rPr>
            <w:rFonts w:hint="eastAsia"/>
          </w:rPr>
          <w:t>，</w:t>
        </w:r>
      </w:ins>
      <w:ins w:id="85" w:author="jiawei wan" w:date="2025-06-11T14:23:00Z" w16du:dateUtc="2025-06-11T06:23:00Z">
        <w:r w:rsidR="00650B61">
          <w:t xml:space="preserve"> </w:t>
        </w:r>
      </w:ins>
      <w:r>
        <w:t>周倩</w:t>
      </w:r>
      <w:r>
        <w:t xml:space="preserve">. </w:t>
      </w:r>
      <w:r>
        <w:t>导教图</w:t>
      </w:r>
      <w:r>
        <w:t xml:space="preserve">: </w:t>
      </w:r>
      <w:r>
        <w:t>一种思维疏导的教学设计工具</w:t>
      </w:r>
      <w:r>
        <w:t xml:space="preserve">[J]. </w:t>
      </w:r>
      <w:r>
        <w:t>化学教育</w:t>
      </w:r>
      <w:r>
        <w:t>, 2013, 34(9): 37-41.</w:t>
      </w:r>
    </w:p>
    <w:p w14:paraId="4D3D4D77" w14:textId="32CD8219" w:rsidR="00935F29" w:rsidRDefault="006C277A">
      <w:pPr>
        <w:tabs>
          <w:tab w:val="left" w:pos="540"/>
        </w:tabs>
        <w:kinsoku w:val="0"/>
        <w:overflowPunct w:val="0"/>
        <w:snapToGrid w:val="0"/>
        <w:spacing w:line="360" w:lineRule="auto"/>
        <w:ind w:left="480" w:hangingChars="200" w:hanging="480"/>
      </w:pPr>
      <w:r>
        <w:t>[</w:t>
      </w:r>
      <w:r>
        <w:rPr>
          <w:rFonts w:hint="eastAsia"/>
        </w:rPr>
        <w:t>2</w:t>
      </w:r>
      <w:r>
        <w:t>]</w:t>
      </w:r>
      <w:r>
        <w:tab/>
      </w:r>
      <w:r w:rsidR="00D27C05" w:rsidRPr="00D27C05">
        <w:t xml:space="preserve">Lehmann J, José </w:t>
      </w:r>
      <w:proofErr w:type="spellStart"/>
      <w:r w:rsidR="00D27C05" w:rsidRPr="00D27C05">
        <w:t>Varzinczak</w:t>
      </w:r>
      <w:proofErr w:type="spellEnd"/>
      <w:r w:rsidR="00D27C05" w:rsidRPr="00D27C05">
        <w:t xml:space="preserve"> I, Bundy A. Reasoning with context in the semantic web[J]. Web Semantics: Science, Services and Agents on the World Wide Web, 2012, 12: 1-2.</w:t>
      </w:r>
    </w:p>
    <w:p w14:paraId="36109D13" w14:textId="67254980" w:rsidR="00935F29" w:rsidRDefault="006C277A">
      <w:pPr>
        <w:tabs>
          <w:tab w:val="left" w:pos="540"/>
        </w:tabs>
        <w:kinsoku w:val="0"/>
        <w:overflowPunct w:val="0"/>
        <w:snapToGrid w:val="0"/>
        <w:spacing w:line="360" w:lineRule="auto"/>
        <w:ind w:left="480" w:hangingChars="200" w:hanging="480"/>
      </w:pPr>
      <w:r>
        <w:t>[</w:t>
      </w:r>
      <w:r>
        <w:rPr>
          <w:rFonts w:hint="eastAsia"/>
        </w:rPr>
        <w:t>3</w:t>
      </w:r>
      <w:r>
        <w:t>]</w:t>
      </w:r>
      <w:r>
        <w:tab/>
        <w:t xml:space="preserve">Jiang K, Wu D, Jiang H. </w:t>
      </w:r>
      <w:proofErr w:type="spellStart"/>
      <w:r>
        <w:t>FreebaseQA</w:t>
      </w:r>
      <w:proofErr w:type="spellEnd"/>
      <w:r>
        <w:t xml:space="preserve">: A </w:t>
      </w:r>
      <w:r w:rsidR="007215A1">
        <w:rPr>
          <w:rFonts w:hint="eastAsia"/>
        </w:rPr>
        <w:t>n</w:t>
      </w:r>
      <w:r w:rsidR="007215A1">
        <w:t xml:space="preserve">ew </w:t>
      </w:r>
      <w:r w:rsidR="007215A1">
        <w:rPr>
          <w:rFonts w:hint="eastAsia"/>
        </w:rPr>
        <w:t>f</w:t>
      </w:r>
      <w:r w:rsidR="007215A1">
        <w:t xml:space="preserve">actoid </w:t>
      </w:r>
      <w:r>
        <w:t xml:space="preserve">QA </w:t>
      </w:r>
      <w:r w:rsidR="007215A1">
        <w:rPr>
          <w:rFonts w:hint="eastAsia"/>
        </w:rPr>
        <w:t>d</w:t>
      </w:r>
      <w:r w:rsidR="007215A1">
        <w:t xml:space="preserve">ata </w:t>
      </w:r>
      <w:r w:rsidR="007215A1">
        <w:rPr>
          <w:rFonts w:hint="eastAsia"/>
        </w:rPr>
        <w:t>s</w:t>
      </w:r>
      <w:r w:rsidR="007215A1">
        <w:t xml:space="preserve">et </w:t>
      </w:r>
      <w:r w:rsidR="007215A1">
        <w:rPr>
          <w:rFonts w:hint="eastAsia"/>
        </w:rPr>
        <w:t>m</w:t>
      </w:r>
      <w:r w:rsidR="007215A1">
        <w:t>atching</w:t>
      </w:r>
      <w:r w:rsidR="007215A1">
        <w:rPr>
          <w:rFonts w:hint="eastAsia"/>
        </w:rPr>
        <w:t xml:space="preserve"> </w:t>
      </w:r>
      <w:r w:rsidR="00C1087F">
        <w:rPr>
          <w:rFonts w:hint="eastAsia"/>
        </w:rPr>
        <w:t>t</w:t>
      </w:r>
      <w:r>
        <w:t>rivia</w:t>
      </w:r>
      <w:r w:rsidR="00C1087F">
        <w:rPr>
          <w:rFonts w:hint="eastAsia"/>
        </w:rPr>
        <w:t>-s</w:t>
      </w:r>
      <w:r>
        <w:t xml:space="preserve">tyle </w:t>
      </w:r>
      <w:r w:rsidR="007215A1">
        <w:rPr>
          <w:rFonts w:hint="eastAsia"/>
        </w:rPr>
        <w:t>q</w:t>
      </w:r>
      <w:r w:rsidR="007215A1">
        <w:t xml:space="preserve">uestion </w:t>
      </w:r>
      <w:r w:rsidR="007215A1">
        <w:rPr>
          <w:rFonts w:hint="eastAsia"/>
        </w:rPr>
        <w:t>a</w:t>
      </w:r>
      <w:r w:rsidR="007215A1">
        <w:t xml:space="preserve">nswer </w:t>
      </w:r>
      <w:r w:rsidR="007215A1">
        <w:rPr>
          <w:rFonts w:hint="eastAsia"/>
        </w:rPr>
        <w:t>p</w:t>
      </w:r>
      <w:r w:rsidR="007215A1">
        <w:t xml:space="preserve">airs </w:t>
      </w:r>
      <w:r>
        <w:t>with Freebase[</w:t>
      </w:r>
      <w:r>
        <w:rPr>
          <w:rFonts w:hint="eastAsia"/>
        </w:rPr>
        <w:t>C</w:t>
      </w:r>
      <w:r>
        <w:t>]</w:t>
      </w:r>
      <w:r>
        <w:rPr>
          <w:color w:val="000000"/>
        </w:rPr>
        <w:t xml:space="preserve">. </w:t>
      </w:r>
      <w:r w:rsidR="00FE112B" w:rsidRPr="00FE112B">
        <w:rPr>
          <w:color w:val="000000"/>
        </w:rPr>
        <w:t>//Proceedings of the 2019 Conference of the North American Chapter of the Association for Computational Linguistics</w:t>
      </w:r>
      <w:r w:rsidR="001C289A">
        <w:rPr>
          <w:rFonts w:hint="eastAsia"/>
          <w:color w:val="000000"/>
        </w:rPr>
        <w:t xml:space="preserve">. </w:t>
      </w:r>
      <w:r w:rsidR="001C289A" w:rsidRPr="001C289A">
        <w:rPr>
          <w:color w:val="000000"/>
        </w:rPr>
        <w:t>Minneapolis, Minnesota</w:t>
      </w:r>
      <w:r w:rsidR="00FE112B" w:rsidRPr="00FE112B">
        <w:rPr>
          <w:color w:val="000000"/>
        </w:rPr>
        <w:t>: Human Language Technologies, 2019: 318-323.</w:t>
      </w:r>
    </w:p>
    <w:p w14:paraId="28D9DD77" w14:textId="3FA6D69F" w:rsidR="00935F29" w:rsidRDefault="006C277A">
      <w:pPr>
        <w:tabs>
          <w:tab w:val="left" w:pos="540"/>
        </w:tabs>
        <w:kinsoku w:val="0"/>
        <w:overflowPunct w:val="0"/>
        <w:snapToGrid w:val="0"/>
        <w:spacing w:line="360" w:lineRule="auto"/>
        <w:ind w:left="480" w:hangingChars="200" w:hanging="480"/>
      </w:pPr>
      <w:r>
        <w:t>[</w:t>
      </w:r>
      <w:r>
        <w:rPr>
          <w:rFonts w:hint="eastAsia"/>
        </w:rPr>
        <w:t>4</w:t>
      </w:r>
      <w:r>
        <w:t>]</w:t>
      </w:r>
      <w:r>
        <w:tab/>
        <w:t xml:space="preserve">Han J, Pei J, Tong H. Data </w:t>
      </w:r>
      <w:r w:rsidR="007E1446">
        <w:rPr>
          <w:rFonts w:hint="eastAsia"/>
        </w:rPr>
        <w:t>M</w:t>
      </w:r>
      <w:r>
        <w:t xml:space="preserve">ining: </w:t>
      </w:r>
      <w:r w:rsidR="000B6C66">
        <w:rPr>
          <w:rFonts w:hint="eastAsia"/>
        </w:rPr>
        <w:t>C</w:t>
      </w:r>
      <w:r>
        <w:t xml:space="preserve">oncepts and </w:t>
      </w:r>
      <w:r w:rsidR="009C2306">
        <w:rPr>
          <w:rFonts w:hint="eastAsia"/>
        </w:rPr>
        <w:t>T</w:t>
      </w:r>
      <w:r w:rsidR="009C2306">
        <w:t>echniques</w:t>
      </w:r>
      <w:r>
        <w:t xml:space="preserve">[M]. </w:t>
      </w:r>
      <w:r w:rsidR="006905B9" w:rsidRPr="006905B9">
        <w:rPr>
          <w:rFonts w:hint="eastAsia"/>
        </w:rPr>
        <w:t>San Francisco</w:t>
      </w:r>
      <w:r w:rsidR="00132293">
        <w:rPr>
          <w:rFonts w:hint="eastAsia"/>
          <w:color w:val="000000"/>
        </w:rPr>
        <w:t xml:space="preserve">: </w:t>
      </w:r>
      <w:r>
        <w:t xml:space="preserve">Morgan </w:t>
      </w:r>
      <w:r w:rsidR="00AB7609">
        <w:rPr>
          <w:rFonts w:hint="eastAsia"/>
        </w:rPr>
        <w:t>K</w:t>
      </w:r>
      <w:r w:rsidR="00AB7609">
        <w:t>aufmann</w:t>
      </w:r>
      <w:r>
        <w:t>,</w:t>
      </w:r>
      <w:r>
        <w:rPr>
          <w:rFonts w:hint="eastAsia"/>
        </w:rPr>
        <w:t xml:space="preserve"> </w:t>
      </w:r>
      <w:r>
        <w:t>2022</w:t>
      </w:r>
      <w:r w:rsidR="00A9002C">
        <w:rPr>
          <w:rFonts w:hint="eastAsia"/>
          <w:color w:val="000000"/>
        </w:rPr>
        <w:t xml:space="preserve">: </w:t>
      </w:r>
      <w:r w:rsidR="00C93712">
        <w:rPr>
          <w:rFonts w:hint="eastAsia"/>
          <w:color w:val="000000"/>
        </w:rPr>
        <w:t>55-70</w:t>
      </w:r>
      <w:r>
        <w:t>.</w:t>
      </w:r>
    </w:p>
    <w:p w14:paraId="1A55DE31" w14:textId="77777777" w:rsidR="00935F29" w:rsidRDefault="006C277A">
      <w:pPr>
        <w:tabs>
          <w:tab w:val="left" w:pos="540"/>
        </w:tabs>
        <w:kinsoku w:val="0"/>
        <w:overflowPunct w:val="0"/>
        <w:snapToGrid w:val="0"/>
        <w:spacing w:line="360" w:lineRule="auto"/>
        <w:ind w:left="480" w:hangingChars="200" w:hanging="480"/>
      </w:pPr>
      <w:r>
        <w:t>[</w:t>
      </w:r>
      <w:r>
        <w:rPr>
          <w:rFonts w:hint="eastAsia"/>
        </w:rPr>
        <w:t>5</w:t>
      </w:r>
      <w:r>
        <w:t>]</w:t>
      </w:r>
      <w:r>
        <w:tab/>
        <w:t>Peng S, Cao L, Zhou Y, et al. A survey on deep learning for textual emotion analysis in</w:t>
      </w:r>
      <w:r>
        <w:rPr>
          <w:rFonts w:hint="eastAsia"/>
        </w:rPr>
        <w:t xml:space="preserve"> </w:t>
      </w:r>
      <w:r>
        <w:t>social networks[J]. Digital Communications and Networks, 2022, 8(5): 745-762.</w:t>
      </w:r>
    </w:p>
    <w:p w14:paraId="0C6258C1" w14:textId="314F6263" w:rsidR="00935F29" w:rsidRDefault="006C277A">
      <w:pPr>
        <w:tabs>
          <w:tab w:val="left" w:pos="540"/>
        </w:tabs>
        <w:kinsoku w:val="0"/>
        <w:overflowPunct w:val="0"/>
        <w:snapToGrid w:val="0"/>
        <w:spacing w:line="360" w:lineRule="auto"/>
        <w:ind w:left="480" w:hangingChars="200" w:hanging="480"/>
      </w:pPr>
      <w:r>
        <w:t>[</w:t>
      </w:r>
      <w:r>
        <w:rPr>
          <w:rFonts w:hint="eastAsia"/>
        </w:rPr>
        <w:t>6</w:t>
      </w:r>
      <w:r>
        <w:t>]</w:t>
      </w:r>
      <w:r>
        <w:tab/>
      </w:r>
      <w:r w:rsidR="000D2AF3" w:rsidRPr="000D2AF3">
        <w:t xml:space="preserve">Sadeeq M J, </w:t>
      </w:r>
      <w:proofErr w:type="spellStart"/>
      <w:r w:rsidR="000D2AF3" w:rsidRPr="000D2AF3">
        <w:t>Zeebaree</w:t>
      </w:r>
      <w:proofErr w:type="spellEnd"/>
      <w:r w:rsidR="000D2AF3" w:rsidRPr="000D2AF3">
        <w:t xml:space="preserve"> S R M.</w:t>
      </w:r>
      <w:r>
        <w:t xml:space="preserve"> Semantic Search Engine </w:t>
      </w:r>
      <w:proofErr w:type="spellStart"/>
      <w:r>
        <w:rPr>
          <w:rFonts w:hint="eastAsia"/>
        </w:rPr>
        <w:t>O</w:t>
      </w:r>
      <w:r>
        <w:t>ptimisation</w:t>
      </w:r>
      <w:proofErr w:type="spellEnd"/>
      <w:r>
        <w:t xml:space="preserve"> (SSEO) for dynamic websites: A review[J]. International Journal of Science and Business, 2021, 5(3): 148-158</w:t>
      </w:r>
      <w:r>
        <w:rPr>
          <w:rFonts w:hint="eastAsia"/>
        </w:rPr>
        <w:t>.</w:t>
      </w:r>
    </w:p>
    <w:p w14:paraId="3471C14A" w14:textId="6FB5C1FA" w:rsidR="00935F29" w:rsidRDefault="006C277A">
      <w:pPr>
        <w:kinsoku w:val="0"/>
        <w:wordWrap w:val="0"/>
        <w:overflowPunct w:val="0"/>
        <w:snapToGrid w:val="0"/>
        <w:spacing w:line="360" w:lineRule="auto"/>
        <w:ind w:left="480" w:hangingChars="200" w:hanging="480"/>
      </w:pPr>
      <w:r>
        <w:t>[</w:t>
      </w:r>
      <w:r>
        <w:rPr>
          <w:rFonts w:hint="eastAsia"/>
        </w:rPr>
        <w:t>7</w:t>
      </w:r>
      <w:r>
        <w:t>]</w:t>
      </w:r>
      <w:r>
        <w:tab/>
      </w:r>
      <w:r>
        <w:t>《</w:t>
      </w:r>
      <w:r w:rsidRPr="00330ADC">
        <w:rPr>
          <w:rFonts w:hint="eastAsia"/>
          <w:kern w:val="0"/>
        </w:rPr>
        <w:t>中国智慧教育蓝皮书</w:t>
      </w:r>
      <w:r w:rsidRPr="00330ADC">
        <w:rPr>
          <w:kern w:val="0"/>
        </w:rPr>
        <w:t>》</w:t>
      </w:r>
      <w:r w:rsidR="000611C0">
        <w:t>:</w:t>
      </w:r>
      <w:r w:rsidR="000611C0">
        <w:rPr>
          <w:rFonts w:hint="eastAsia"/>
        </w:rPr>
        <w:t xml:space="preserve"> </w:t>
      </w:r>
      <w:r w:rsidRPr="00330ADC">
        <w:rPr>
          <w:rFonts w:hint="eastAsia"/>
          <w:kern w:val="0"/>
        </w:rPr>
        <w:t>智慧教育是数字时代的教育新形态</w:t>
      </w:r>
      <w:r>
        <w:rPr>
          <w:rFonts w:hint="eastAsia"/>
        </w:rPr>
        <w:t xml:space="preserve">[EB/OL]. (2023-02-13). </w:t>
      </w:r>
      <w:r>
        <w:t>[</w:t>
      </w:r>
      <w:r>
        <w:rPr>
          <w:rFonts w:hint="eastAsia"/>
        </w:rPr>
        <w:t>2025</w:t>
      </w:r>
      <w:r>
        <w:t>-</w:t>
      </w:r>
      <w:r w:rsidR="000611C0">
        <w:t>0</w:t>
      </w:r>
      <w:r w:rsidR="000611C0">
        <w:rPr>
          <w:rFonts w:hint="eastAsia"/>
        </w:rPr>
        <w:t>5</w:t>
      </w:r>
      <w:r>
        <w:t>-</w:t>
      </w:r>
      <w:r w:rsidR="000611C0">
        <w:rPr>
          <w:rFonts w:hint="eastAsia"/>
        </w:rPr>
        <w:t>30</w:t>
      </w:r>
      <w:r>
        <w:t>].</w:t>
      </w:r>
      <w:r>
        <w:rPr>
          <w:rFonts w:hint="eastAsia"/>
        </w:rPr>
        <w:t xml:space="preserve"> </w:t>
      </w:r>
      <w:r>
        <w:t>http://www.moe.gov.cn/jyb_xwfb/xw_zt/moe_357/2023/2023_zt01/mtbd/202302/t20230214_1044497.html</w:t>
      </w:r>
      <w:r>
        <w:rPr>
          <w:rFonts w:hint="eastAsia"/>
        </w:rPr>
        <w:t>.</w:t>
      </w:r>
    </w:p>
    <w:p w14:paraId="24E36A91" w14:textId="23FBBCA0" w:rsidR="00935F29" w:rsidRDefault="006C277A">
      <w:pPr>
        <w:kinsoku w:val="0"/>
        <w:wordWrap w:val="0"/>
        <w:overflowPunct w:val="0"/>
        <w:snapToGrid w:val="0"/>
        <w:spacing w:line="360" w:lineRule="auto"/>
        <w:ind w:left="480" w:hangingChars="200" w:hanging="480"/>
      </w:pPr>
      <w:r>
        <w:t>[</w:t>
      </w:r>
      <w:r>
        <w:rPr>
          <w:rFonts w:hint="eastAsia"/>
        </w:rPr>
        <w:t>8</w:t>
      </w:r>
      <w:r>
        <w:t>]</w:t>
      </w:r>
      <w:r>
        <w:tab/>
      </w:r>
      <w:r>
        <w:rPr>
          <w:rFonts w:hint="eastAsia"/>
        </w:rPr>
        <w:t>教育部关于发布智慧教育平台系列两项教育行业标准的通知</w:t>
      </w:r>
      <w:r>
        <w:rPr>
          <w:rFonts w:hint="eastAsia"/>
        </w:rPr>
        <w:t xml:space="preserve">[EB/OL]. (2022-11-30). </w:t>
      </w:r>
      <w:r>
        <w:t>[</w:t>
      </w:r>
      <w:r>
        <w:rPr>
          <w:rFonts w:hint="eastAsia"/>
        </w:rPr>
        <w:t>2025</w:t>
      </w:r>
      <w:r>
        <w:t>-</w:t>
      </w:r>
      <w:r w:rsidR="000611C0">
        <w:t>0</w:t>
      </w:r>
      <w:r w:rsidR="000611C0">
        <w:rPr>
          <w:rFonts w:hint="eastAsia"/>
        </w:rPr>
        <w:t>5</w:t>
      </w:r>
      <w:r>
        <w:t>-</w:t>
      </w:r>
      <w:r w:rsidR="000611C0">
        <w:rPr>
          <w:rFonts w:hint="eastAsia"/>
        </w:rPr>
        <w:t>30</w:t>
      </w:r>
      <w:r>
        <w:t>]</w:t>
      </w:r>
      <w:r>
        <w:rPr>
          <w:rFonts w:hint="eastAsia"/>
        </w:rPr>
        <w:t>. https://www.gov.cn/zhengce/zhengceku/2023-02/15/content_5741574.htm.</w:t>
      </w:r>
    </w:p>
    <w:p w14:paraId="3C814D48" w14:textId="4CC75EDE" w:rsidR="00935F29" w:rsidRDefault="006C277A">
      <w:pPr>
        <w:kinsoku w:val="0"/>
        <w:wordWrap w:val="0"/>
        <w:overflowPunct w:val="0"/>
        <w:snapToGrid w:val="0"/>
        <w:spacing w:line="360" w:lineRule="auto"/>
        <w:ind w:left="480" w:hangingChars="200" w:hanging="480"/>
      </w:pPr>
      <w:r>
        <w:t>[</w:t>
      </w:r>
      <w:r>
        <w:rPr>
          <w:rFonts w:hint="eastAsia"/>
        </w:rPr>
        <w:t>9</w:t>
      </w:r>
      <w:r>
        <w:t>]</w:t>
      </w:r>
      <w:r>
        <w:tab/>
      </w:r>
      <w:r>
        <w:rPr>
          <w:rFonts w:hint="eastAsia"/>
        </w:rPr>
        <w:t>数字化引领教育变革新风向—一年来国家教育数字化战略行动发展观察</w:t>
      </w:r>
      <w:r>
        <w:rPr>
          <w:rFonts w:hint="eastAsia"/>
        </w:rPr>
        <w:t>[EB/OL]. (2024-01-27). [2025-</w:t>
      </w:r>
      <w:r w:rsidR="000611C0">
        <w:rPr>
          <w:rFonts w:hint="eastAsia"/>
        </w:rPr>
        <w:t>05</w:t>
      </w:r>
      <w:r>
        <w:rPr>
          <w:rFonts w:hint="eastAsia"/>
        </w:rPr>
        <w:t>-</w:t>
      </w:r>
      <w:r w:rsidR="000611C0">
        <w:rPr>
          <w:rFonts w:hint="eastAsia"/>
        </w:rPr>
        <w:t>30</w:t>
      </w:r>
      <w:r>
        <w:rPr>
          <w:rFonts w:hint="eastAsia"/>
        </w:rPr>
        <w:t>]. http://www.moe.gov.cn/jyb_xwfb/s5147/202401/t20240129_1113155.html.</w:t>
      </w:r>
    </w:p>
    <w:p w14:paraId="3AFAB335" w14:textId="3CB581CC" w:rsidR="00935F29" w:rsidRDefault="006C277A">
      <w:pPr>
        <w:kinsoku w:val="0"/>
        <w:wordWrap w:val="0"/>
        <w:overflowPunct w:val="0"/>
        <w:snapToGrid w:val="0"/>
        <w:spacing w:line="360" w:lineRule="auto"/>
        <w:ind w:left="480" w:hangingChars="200" w:hanging="480"/>
      </w:pPr>
      <w:r>
        <w:rPr>
          <w:rFonts w:hint="eastAsia"/>
        </w:rPr>
        <w:t>[10]</w:t>
      </w:r>
      <w:r>
        <w:tab/>
      </w:r>
      <w:r>
        <w:rPr>
          <w:rFonts w:hint="eastAsia"/>
        </w:rPr>
        <w:t>顾亚丽</w:t>
      </w:r>
      <w:r>
        <w:rPr>
          <w:rFonts w:hint="eastAsia"/>
        </w:rPr>
        <w:t>,</w:t>
      </w:r>
      <w:ins w:id="86" w:author="jiawei wan" w:date="2025-06-11T14:23:00Z" w16du:dateUtc="2025-06-11T06:23:00Z">
        <w:r w:rsidR="00650B61">
          <w:t xml:space="preserve"> </w:t>
        </w:r>
      </w:ins>
      <w:del w:id="87" w:author="jiawei wan" w:date="2025-06-11T14:23:00Z" w16du:dateUtc="2025-06-11T06:23:00Z">
        <w:r w:rsidDel="00650B61">
          <w:rPr>
            <w:rFonts w:hint="eastAsia"/>
          </w:rPr>
          <w:delText xml:space="preserve"> </w:delText>
        </w:r>
      </w:del>
      <w:r>
        <w:rPr>
          <w:rFonts w:hint="eastAsia"/>
        </w:rPr>
        <w:t>曾志宏</w:t>
      </w:r>
      <w:r>
        <w:rPr>
          <w:rFonts w:hint="eastAsia"/>
        </w:rPr>
        <w:t xml:space="preserve">. </w:t>
      </w:r>
      <w:r>
        <w:rPr>
          <w:rFonts w:hint="eastAsia"/>
        </w:rPr>
        <w:t>融合人工智能图像特征的知识图谱表示学习研究</w:t>
      </w:r>
      <w:r>
        <w:rPr>
          <w:rFonts w:hint="eastAsia"/>
        </w:rPr>
        <w:t xml:space="preserve">[J]. </w:t>
      </w:r>
      <w:r>
        <w:rPr>
          <w:rFonts w:hint="eastAsia"/>
        </w:rPr>
        <w:t>兰州文理学院学报</w:t>
      </w:r>
      <w:r>
        <w:rPr>
          <w:rFonts w:hint="eastAsia"/>
        </w:rPr>
        <w:t>, 2024, 38(01): 44-49.</w:t>
      </w:r>
    </w:p>
    <w:p w14:paraId="084710F7" w14:textId="5916366F" w:rsidR="00935F29" w:rsidRDefault="006C277A">
      <w:pPr>
        <w:kinsoku w:val="0"/>
        <w:wordWrap w:val="0"/>
        <w:overflowPunct w:val="0"/>
        <w:snapToGrid w:val="0"/>
        <w:spacing w:line="360" w:lineRule="auto"/>
        <w:ind w:left="480" w:hangingChars="200" w:hanging="480"/>
      </w:pPr>
      <w:r>
        <w:t>[</w:t>
      </w:r>
      <w:r>
        <w:rPr>
          <w:rFonts w:hint="eastAsia"/>
        </w:rPr>
        <w:t>11</w:t>
      </w:r>
      <w:r>
        <w:t>]</w:t>
      </w:r>
      <w:r>
        <w:tab/>
      </w:r>
      <w:r w:rsidR="004A7E70" w:rsidRPr="004A7E70">
        <w:t>Shi H, Liu X, Shi G, et al</w:t>
      </w:r>
      <w:r>
        <w:t xml:space="preserve">. Research on medical automatic Question answering model based on </w:t>
      </w:r>
      <w:proofErr w:type="spellStart"/>
      <w:r>
        <w:t>kno</w:t>
      </w:r>
      <w:r>
        <w:rPr>
          <w:rFonts w:hint="eastAsia"/>
        </w:rPr>
        <w:t>-</w:t>
      </w:r>
      <w:r>
        <w:t>wledge</w:t>
      </w:r>
      <w:proofErr w:type="spellEnd"/>
      <w:r>
        <w:t xml:space="preserve"> graph[C]. </w:t>
      </w:r>
      <w:r w:rsidR="00637B99" w:rsidRPr="00637B99">
        <w:rPr>
          <w:color w:val="000000"/>
        </w:rPr>
        <w:t xml:space="preserve">//2023 35th Chinese Control and Decision Conference (CCDC). </w:t>
      </w:r>
      <w:r w:rsidR="00B72153" w:rsidRPr="00B72153">
        <w:rPr>
          <w:color w:val="000000"/>
        </w:rPr>
        <w:t>Dalian, China</w:t>
      </w:r>
      <w:r w:rsidR="00B72153">
        <w:rPr>
          <w:rFonts w:hint="eastAsia"/>
          <w:color w:val="000000"/>
        </w:rPr>
        <w:t>:</w:t>
      </w:r>
      <w:r w:rsidR="00B72153" w:rsidRPr="00B72153">
        <w:rPr>
          <w:color w:val="000000"/>
        </w:rPr>
        <w:t xml:space="preserve"> </w:t>
      </w:r>
      <w:r w:rsidR="00637B99" w:rsidRPr="00637B99">
        <w:rPr>
          <w:color w:val="000000"/>
        </w:rPr>
        <w:t>IEEE, 2023: 1778-1782.</w:t>
      </w:r>
      <w:r w:rsidR="00637B99" w:rsidRPr="00637B99" w:rsidDel="00637B99">
        <w:rPr>
          <w:color w:val="000000"/>
        </w:rPr>
        <w:t xml:space="preserve"> </w:t>
      </w:r>
    </w:p>
    <w:p w14:paraId="2470541B" w14:textId="77777777" w:rsidR="00935F29" w:rsidRDefault="006C277A">
      <w:pPr>
        <w:kinsoku w:val="0"/>
        <w:wordWrap w:val="0"/>
        <w:overflowPunct w:val="0"/>
        <w:snapToGrid w:val="0"/>
        <w:spacing w:line="360" w:lineRule="auto"/>
        <w:ind w:left="480" w:hangingChars="200" w:hanging="480"/>
      </w:pPr>
      <w:r>
        <w:rPr>
          <w:rFonts w:hint="eastAsia"/>
        </w:rPr>
        <w:t>[12]</w:t>
      </w:r>
      <w:r>
        <w:tab/>
      </w:r>
      <w:r>
        <w:rPr>
          <w:rFonts w:hint="eastAsia"/>
        </w:rPr>
        <w:t>李振</w:t>
      </w:r>
      <w:r>
        <w:rPr>
          <w:rFonts w:hint="eastAsia"/>
        </w:rPr>
        <w:t xml:space="preserve">, </w:t>
      </w:r>
      <w:r>
        <w:rPr>
          <w:rFonts w:hint="eastAsia"/>
        </w:rPr>
        <w:t>周东岱</w:t>
      </w:r>
      <w:r>
        <w:rPr>
          <w:rFonts w:hint="eastAsia"/>
        </w:rPr>
        <w:t xml:space="preserve">. </w:t>
      </w:r>
      <w:r>
        <w:rPr>
          <w:rFonts w:hint="eastAsia"/>
        </w:rPr>
        <w:t>教育知识图谱的概念模型与构建方法研究</w:t>
      </w:r>
      <w:r>
        <w:rPr>
          <w:rFonts w:hint="eastAsia"/>
        </w:rPr>
        <w:t xml:space="preserve">[J]. </w:t>
      </w:r>
      <w:r>
        <w:rPr>
          <w:rFonts w:hint="eastAsia"/>
        </w:rPr>
        <w:t>电化教育研究</w:t>
      </w:r>
      <w:r>
        <w:rPr>
          <w:rFonts w:hint="eastAsia"/>
        </w:rPr>
        <w:t xml:space="preserve">, 2019, </w:t>
      </w:r>
      <w:r>
        <w:rPr>
          <w:rFonts w:hint="eastAsia"/>
        </w:rPr>
        <w:lastRenderedPageBreak/>
        <w:t>40(08): 78</w:t>
      </w:r>
      <w:r>
        <w:rPr>
          <w:rFonts w:hint="eastAsia"/>
        </w:rPr>
        <w:t>–</w:t>
      </w:r>
      <w:r>
        <w:rPr>
          <w:rFonts w:hint="eastAsia"/>
        </w:rPr>
        <w:t>86.</w:t>
      </w:r>
    </w:p>
    <w:p w14:paraId="55D4FCF5" w14:textId="77777777" w:rsidR="00935F29" w:rsidRDefault="006C277A">
      <w:pPr>
        <w:kinsoku w:val="0"/>
        <w:wordWrap w:val="0"/>
        <w:overflowPunct w:val="0"/>
        <w:snapToGrid w:val="0"/>
        <w:spacing w:line="360" w:lineRule="auto"/>
        <w:ind w:left="480" w:hangingChars="200" w:hanging="480"/>
      </w:pPr>
      <w:r>
        <w:rPr>
          <w:rFonts w:hint="eastAsia"/>
        </w:rPr>
        <w:t>[13]</w:t>
      </w:r>
      <w:r>
        <w:tab/>
      </w:r>
      <w:r>
        <w:rPr>
          <w:rFonts w:hint="eastAsia"/>
        </w:rPr>
        <w:t>李艳燕</w:t>
      </w:r>
      <w:r>
        <w:rPr>
          <w:rFonts w:hint="eastAsia"/>
        </w:rPr>
        <w:t xml:space="preserve">, </w:t>
      </w:r>
      <w:r>
        <w:rPr>
          <w:rFonts w:hint="eastAsia"/>
        </w:rPr>
        <w:t>张香玲</w:t>
      </w:r>
      <w:r>
        <w:rPr>
          <w:rFonts w:hint="eastAsia"/>
        </w:rPr>
        <w:t xml:space="preserve">, </w:t>
      </w:r>
      <w:r>
        <w:rPr>
          <w:rFonts w:hint="eastAsia"/>
        </w:rPr>
        <w:t>李新</w:t>
      </w:r>
      <w:r>
        <w:rPr>
          <w:rFonts w:hint="eastAsia"/>
        </w:rPr>
        <w:t xml:space="preserve">, </w:t>
      </w:r>
      <w:r>
        <w:rPr>
          <w:rFonts w:hint="eastAsia"/>
        </w:rPr>
        <w:t>等</w:t>
      </w:r>
      <w:r>
        <w:rPr>
          <w:rFonts w:hint="eastAsia"/>
        </w:rPr>
        <w:t xml:space="preserve">. </w:t>
      </w:r>
      <w:r>
        <w:rPr>
          <w:rFonts w:hint="eastAsia"/>
        </w:rPr>
        <w:t>面向智慧教育的学科知识图谱构建与创新应用</w:t>
      </w:r>
      <w:r>
        <w:rPr>
          <w:rFonts w:hint="eastAsia"/>
        </w:rPr>
        <w:t xml:space="preserve">[J]. </w:t>
      </w:r>
      <w:r>
        <w:rPr>
          <w:rFonts w:hint="eastAsia"/>
        </w:rPr>
        <w:t>电化教育研究</w:t>
      </w:r>
      <w:r>
        <w:rPr>
          <w:rFonts w:hint="eastAsia"/>
        </w:rPr>
        <w:t>, 2019, 40(08): 60</w:t>
      </w:r>
      <w:r>
        <w:rPr>
          <w:rFonts w:hint="eastAsia"/>
        </w:rPr>
        <w:t>–</w:t>
      </w:r>
      <w:r>
        <w:rPr>
          <w:rFonts w:hint="eastAsia"/>
        </w:rPr>
        <w:t>69.</w:t>
      </w:r>
    </w:p>
    <w:p w14:paraId="48D36C63" w14:textId="77777777" w:rsidR="00935F29" w:rsidRDefault="006C277A">
      <w:pPr>
        <w:kinsoku w:val="0"/>
        <w:wordWrap w:val="0"/>
        <w:overflowPunct w:val="0"/>
        <w:snapToGrid w:val="0"/>
        <w:spacing w:line="360" w:lineRule="auto"/>
        <w:ind w:left="480" w:hangingChars="200" w:hanging="480"/>
      </w:pPr>
      <w:r>
        <w:rPr>
          <w:rFonts w:hint="eastAsia"/>
        </w:rPr>
        <w:t>[14]</w:t>
      </w:r>
      <w:r>
        <w:tab/>
      </w:r>
      <w:r>
        <w:rPr>
          <w:rFonts w:hint="eastAsia"/>
        </w:rPr>
        <w:t>钟卓</w:t>
      </w:r>
      <w:r>
        <w:rPr>
          <w:rFonts w:hint="eastAsia"/>
        </w:rPr>
        <w:t xml:space="preserve">, </w:t>
      </w:r>
      <w:r>
        <w:rPr>
          <w:rFonts w:hint="eastAsia"/>
        </w:rPr>
        <w:t>唐烨伟</w:t>
      </w:r>
      <w:r>
        <w:rPr>
          <w:rFonts w:hint="eastAsia"/>
        </w:rPr>
        <w:t xml:space="preserve">, </w:t>
      </w:r>
      <w:r>
        <w:rPr>
          <w:rFonts w:hint="eastAsia"/>
        </w:rPr>
        <w:t>钟绍春</w:t>
      </w:r>
      <w:r>
        <w:rPr>
          <w:rFonts w:hint="eastAsia"/>
        </w:rPr>
        <w:t xml:space="preserve">, </w:t>
      </w:r>
      <w:r>
        <w:rPr>
          <w:rFonts w:hint="eastAsia"/>
        </w:rPr>
        <w:t>等</w:t>
      </w:r>
      <w:r>
        <w:rPr>
          <w:rFonts w:hint="eastAsia"/>
        </w:rPr>
        <w:t xml:space="preserve">. </w:t>
      </w:r>
      <w:r>
        <w:rPr>
          <w:rFonts w:hint="eastAsia"/>
        </w:rPr>
        <w:t>人工智能支持下教育知识图谱模型构建研究</w:t>
      </w:r>
      <w:r>
        <w:rPr>
          <w:rFonts w:hint="eastAsia"/>
        </w:rPr>
        <w:t xml:space="preserve">[J]. </w:t>
      </w:r>
      <w:r>
        <w:rPr>
          <w:rFonts w:hint="eastAsia"/>
        </w:rPr>
        <w:t>电化教育研究</w:t>
      </w:r>
      <w:r>
        <w:rPr>
          <w:rFonts w:hint="eastAsia"/>
        </w:rPr>
        <w:t>, 2020, 41(04): 62</w:t>
      </w:r>
      <w:r>
        <w:rPr>
          <w:rFonts w:hint="eastAsia"/>
        </w:rPr>
        <w:t>–</w:t>
      </w:r>
      <w:r>
        <w:rPr>
          <w:rFonts w:hint="eastAsia"/>
        </w:rPr>
        <w:t>70.</w:t>
      </w:r>
    </w:p>
    <w:p w14:paraId="38EEE2CF" w14:textId="77777777" w:rsidR="00935F29" w:rsidRDefault="006C277A">
      <w:pPr>
        <w:kinsoku w:val="0"/>
        <w:wordWrap w:val="0"/>
        <w:overflowPunct w:val="0"/>
        <w:snapToGrid w:val="0"/>
        <w:spacing w:line="360" w:lineRule="auto"/>
        <w:ind w:left="480" w:hangingChars="200" w:hanging="480"/>
      </w:pPr>
      <w:r>
        <w:rPr>
          <w:rFonts w:hint="eastAsia"/>
        </w:rPr>
        <w:t>[15]</w:t>
      </w:r>
      <w:r>
        <w:tab/>
      </w:r>
      <w:r>
        <w:rPr>
          <w:rFonts w:hint="eastAsia"/>
        </w:rPr>
        <w:t>黄焕</w:t>
      </w:r>
      <w:r>
        <w:rPr>
          <w:rFonts w:hint="eastAsia"/>
        </w:rPr>
        <w:t xml:space="preserve">, </w:t>
      </w:r>
      <w:r>
        <w:rPr>
          <w:rFonts w:hint="eastAsia"/>
        </w:rPr>
        <w:t>元帅</w:t>
      </w:r>
      <w:r>
        <w:rPr>
          <w:rFonts w:hint="eastAsia"/>
        </w:rPr>
        <w:t xml:space="preserve">, </w:t>
      </w:r>
      <w:r>
        <w:rPr>
          <w:rFonts w:hint="eastAsia"/>
        </w:rPr>
        <w:t>何婷婷</w:t>
      </w:r>
      <w:r>
        <w:rPr>
          <w:rFonts w:hint="eastAsia"/>
        </w:rPr>
        <w:t xml:space="preserve">, </w:t>
      </w:r>
      <w:r>
        <w:rPr>
          <w:rFonts w:hint="eastAsia"/>
        </w:rPr>
        <w:t>等</w:t>
      </w:r>
      <w:r>
        <w:rPr>
          <w:rFonts w:hint="eastAsia"/>
        </w:rPr>
        <w:t xml:space="preserve">. </w:t>
      </w:r>
      <w:r>
        <w:rPr>
          <w:rFonts w:hint="eastAsia"/>
        </w:rPr>
        <w:t>面向适应性学习系统的课程知识图谱构建研究——以“</w:t>
      </w:r>
      <w:r>
        <w:rPr>
          <w:rFonts w:hint="eastAsia"/>
        </w:rPr>
        <w:t>J-ava</w:t>
      </w:r>
      <w:r>
        <w:rPr>
          <w:rFonts w:hint="eastAsia"/>
        </w:rPr>
        <w:t>程序设计基础”课程为例</w:t>
      </w:r>
      <w:r>
        <w:rPr>
          <w:rFonts w:hint="eastAsia"/>
        </w:rPr>
        <w:t xml:space="preserve">[J]. </w:t>
      </w:r>
      <w:r>
        <w:rPr>
          <w:rFonts w:hint="eastAsia"/>
        </w:rPr>
        <w:t>现代教育技术</w:t>
      </w:r>
      <w:r>
        <w:rPr>
          <w:rFonts w:hint="eastAsia"/>
        </w:rPr>
        <w:t>, 2019, 29(12): 89</w:t>
      </w:r>
      <w:r>
        <w:rPr>
          <w:rFonts w:hint="eastAsia"/>
        </w:rPr>
        <w:t>–</w:t>
      </w:r>
      <w:r>
        <w:rPr>
          <w:rFonts w:hint="eastAsia"/>
        </w:rPr>
        <w:t>95.</w:t>
      </w:r>
    </w:p>
    <w:p w14:paraId="60016B28" w14:textId="21350200" w:rsidR="00935F29" w:rsidRDefault="006C277A">
      <w:pPr>
        <w:kinsoku w:val="0"/>
        <w:wordWrap w:val="0"/>
        <w:overflowPunct w:val="0"/>
        <w:snapToGrid w:val="0"/>
        <w:spacing w:line="360" w:lineRule="auto"/>
        <w:ind w:left="480" w:hangingChars="200" w:hanging="480"/>
      </w:pPr>
      <w:r>
        <w:t>[</w:t>
      </w:r>
      <w:r>
        <w:rPr>
          <w:rFonts w:hint="eastAsia"/>
        </w:rPr>
        <w:t>16</w:t>
      </w:r>
      <w:r>
        <w:t>]</w:t>
      </w:r>
      <w:r>
        <w:tab/>
        <w:t>J</w:t>
      </w:r>
      <w:r>
        <w:rPr>
          <w:rFonts w:hint="eastAsia"/>
        </w:rPr>
        <w:t>iang</w:t>
      </w:r>
      <w:r>
        <w:t xml:space="preserve"> T, Z</w:t>
      </w:r>
      <w:r>
        <w:rPr>
          <w:rFonts w:hint="eastAsia"/>
        </w:rPr>
        <w:t>hao</w:t>
      </w:r>
      <w:r>
        <w:t xml:space="preserve"> T, Q</w:t>
      </w:r>
      <w:r>
        <w:rPr>
          <w:rFonts w:hint="eastAsia"/>
        </w:rPr>
        <w:t>in</w:t>
      </w:r>
      <w:r>
        <w:t xml:space="preserve"> B, et al. The </w:t>
      </w:r>
      <w:r w:rsidR="005A55A8">
        <w:rPr>
          <w:rFonts w:hint="eastAsia"/>
        </w:rPr>
        <w:t>r</w:t>
      </w:r>
      <w:r>
        <w:t>ole of “</w:t>
      </w:r>
      <w:r w:rsidR="006F55BF">
        <w:rPr>
          <w:rFonts w:hint="eastAsia"/>
        </w:rPr>
        <w:t>c</w:t>
      </w:r>
      <w:r>
        <w:t xml:space="preserve">ondition” </w:t>
      </w:r>
      <w:r w:rsidR="006F55BF">
        <w:rPr>
          <w:rFonts w:hint="eastAsia"/>
        </w:rPr>
        <w:t>a</w:t>
      </w:r>
      <w:r>
        <w:t xml:space="preserve"> </w:t>
      </w:r>
      <w:r w:rsidR="005A55A8">
        <w:rPr>
          <w:rFonts w:hint="eastAsia"/>
        </w:rPr>
        <w:t>n</w:t>
      </w:r>
      <w:r w:rsidR="005A55A8">
        <w:t xml:space="preserve">ovel </w:t>
      </w:r>
      <w:r w:rsidR="005A55A8">
        <w:rPr>
          <w:rFonts w:hint="eastAsia"/>
        </w:rPr>
        <w:t>s</w:t>
      </w:r>
      <w:r w:rsidR="005A55A8">
        <w:t>cientific</w:t>
      </w:r>
      <w:r w:rsidR="005A55A8">
        <w:rPr>
          <w:rFonts w:hint="eastAsia"/>
        </w:rPr>
        <w:t xml:space="preserve"> k</w:t>
      </w:r>
      <w:r w:rsidR="005A55A8">
        <w:t>n</w:t>
      </w:r>
      <w:r>
        <w:t>ow</w:t>
      </w:r>
      <w:r w:rsidR="005A55A8">
        <w:rPr>
          <w:rFonts w:hint="eastAsia"/>
        </w:rPr>
        <w:t>-</w:t>
      </w:r>
      <w:r>
        <w:t xml:space="preserve">ledge </w:t>
      </w:r>
      <w:r w:rsidR="005A55A8">
        <w:rPr>
          <w:rFonts w:hint="eastAsia"/>
        </w:rPr>
        <w:t>g</w:t>
      </w:r>
      <w:r w:rsidR="005A55A8">
        <w:t xml:space="preserve">raph </w:t>
      </w:r>
      <w:r w:rsidR="005A55A8">
        <w:rPr>
          <w:rFonts w:hint="eastAsia"/>
        </w:rPr>
        <w:t>r</w:t>
      </w:r>
      <w:r w:rsidR="005A55A8">
        <w:t xml:space="preserve">epresentation </w:t>
      </w:r>
      <w:r>
        <w:t xml:space="preserve">and </w:t>
      </w:r>
      <w:r w:rsidR="005A55A8">
        <w:rPr>
          <w:rFonts w:hint="eastAsia"/>
        </w:rPr>
        <w:t>c</w:t>
      </w:r>
      <w:r w:rsidR="005A55A8">
        <w:t xml:space="preserve">onstruction </w:t>
      </w:r>
      <w:r w:rsidR="005A55A8">
        <w:rPr>
          <w:rFonts w:hint="eastAsia"/>
        </w:rPr>
        <w:t>m</w:t>
      </w:r>
      <w:r w:rsidR="005A55A8">
        <w:t>odel</w:t>
      </w:r>
      <w:r w:rsidR="006F55BF" w:rsidRPr="006F55BF">
        <w:rPr>
          <w:rFonts w:ascii="Arial" w:hAnsi="Arial" w:cs="Arial"/>
          <w:color w:val="222222"/>
          <w:sz w:val="20"/>
          <w:szCs w:val="20"/>
          <w:shd w:val="clear" w:color="auto" w:fill="FFFFFF"/>
        </w:rPr>
        <w:t xml:space="preserve"> </w:t>
      </w:r>
      <w:r w:rsidR="006F55BF" w:rsidRPr="006F55BF">
        <w:t>[C]</w:t>
      </w:r>
      <w:r w:rsidR="006F55BF">
        <w:rPr>
          <w:rFonts w:hint="eastAsia"/>
        </w:rPr>
        <w:t xml:space="preserve">. </w:t>
      </w:r>
      <w:r w:rsidR="006F55BF" w:rsidRPr="006F55BF">
        <w:t xml:space="preserve">//Proceedings of the 25th ACM SIGKDD International Conference on Knowledge Discovery &amp; Data Mining. </w:t>
      </w:r>
      <w:r w:rsidR="00C8336A" w:rsidRPr="00C8336A">
        <w:t>NY</w:t>
      </w:r>
      <w:r w:rsidR="00C8336A">
        <w:rPr>
          <w:rFonts w:hint="eastAsia"/>
        </w:rPr>
        <w:t>:</w:t>
      </w:r>
      <w:r w:rsidR="00C8336A" w:rsidRPr="00C8336A">
        <w:rPr>
          <w:rFonts w:ascii="Helvetica" w:hAnsi="Helvetica"/>
          <w:color w:val="8F91A8"/>
          <w:spacing w:val="1"/>
          <w:shd w:val="clear" w:color="auto" w:fill="FFFFFF"/>
        </w:rPr>
        <w:t xml:space="preserve"> </w:t>
      </w:r>
      <w:r w:rsidR="00C8336A" w:rsidRPr="00C8336A">
        <w:t>Association for Computing Machinery</w:t>
      </w:r>
      <w:r w:rsidR="00C8336A">
        <w:rPr>
          <w:rFonts w:hint="eastAsia"/>
        </w:rPr>
        <w:t>,</w:t>
      </w:r>
      <w:r w:rsidR="00C8336A" w:rsidRPr="00C8336A">
        <w:t xml:space="preserve"> </w:t>
      </w:r>
      <w:r w:rsidR="006F55BF" w:rsidRPr="006F55BF">
        <w:t>2019: 1634-1642.</w:t>
      </w:r>
    </w:p>
    <w:p w14:paraId="2E1C3D9C" w14:textId="67A9CD98" w:rsidR="00935F29" w:rsidRDefault="006C277A">
      <w:pPr>
        <w:kinsoku w:val="0"/>
        <w:wordWrap w:val="0"/>
        <w:overflowPunct w:val="0"/>
        <w:snapToGrid w:val="0"/>
        <w:spacing w:line="360" w:lineRule="auto"/>
        <w:ind w:left="480" w:hangingChars="200" w:hanging="480"/>
      </w:pPr>
      <w:r>
        <w:t>[</w:t>
      </w:r>
      <w:r>
        <w:rPr>
          <w:rFonts w:hint="eastAsia"/>
        </w:rPr>
        <w:t>17]</w:t>
      </w:r>
      <w:r>
        <w:tab/>
        <w:t>Y</w:t>
      </w:r>
      <w:r>
        <w:rPr>
          <w:rFonts w:hint="eastAsia"/>
        </w:rPr>
        <w:t>e</w:t>
      </w:r>
      <w:r>
        <w:t xml:space="preserve"> Z, Y</w:t>
      </w:r>
      <w:r>
        <w:rPr>
          <w:rFonts w:hint="eastAsia"/>
        </w:rPr>
        <w:t>uting</w:t>
      </w:r>
      <w:r>
        <w:t xml:space="preserve"> J, </w:t>
      </w:r>
      <w:proofErr w:type="spellStart"/>
      <w:r>
        <w:t>L</w:t>
      </w:r>
      <w:r>
        <w:rPr>
          <w:rFonts w:hint="eastAsia"/>
        </w:rPr>
        <w:t>uoyi</w:t>
      </w:r>
      <w:proofErr w:type="spellEnd"/>
      <w:r>
        <w:t xml:space="preserve"> F U, et al. </w:t>
      </w:r>
      <w:proofErr w:type="spellStart"/>
      <w:r>
        <w:t>AceMap</w:t>
      </w:r>
      <w:proofErr w:type="spellEnd"/>
      <w:r>
        <w:t xml:space="preserve"> </w:t>
      </w:r>
      <w:r w:rsidR="004D085D">
        <w:rPr>
          <w:rFonts w:hint="eastAsia"/>
        </w:rPr>
        <w:t>a</w:t>
      </w:r>
      <w:r w:rsidR="004D085D">
        <w:t xml:space="preserve">cademic </w:t>
      </w:r>
      <w:r w:rsidR="004D085D">
        <w:rPr>
          <w:rFonts w:hint="eastAsia"/>
        </w:rPr>
        <w:t>m</w:t>
      </w:r>
      <w:r w:rsidR="004D085D">
        <w:t xml:space="preserve">ap </w:t>
      </w:r>
      <w:r>
        <w:t xml:space="preserve">and </w:t>
      </w:r>
      <w:proofErr w:type="spellStart"/>
      <w:r>
        <w:t>AceKG</w:t>
      </w:r>
      <w:proofErr w:type="spellEnd"/>
      <w:r>
        <w:t xml:space="preserve"> </w:t>
      </w:r>
      <w:r w:rsidR="004D085D">
        <w:rPr>
          <w:rFonts w:hint="eastAsia"/>
        </w:rPr>
        <w:t>a</w:t>
      </w:r>
      <w:r w:rsidR="004D085D">
        <w:t>cadem</w:t>
      </w:r>
      <w:r>
        <w:t>ic</w:t>
      </w:r>
      <w:r>
        <w:rPr>
          <w:rFonts w:hint="eastAsia"/>
        </w:rPr>
        <w:t xml:space="preserve"> </w:t>
      </w:r>
      <w:r w:rsidR="004D085D">
        <w:rPr>
          <w:rFonts w:hint="eastAsia"/>
        </w:rPr>
        <w:t>k</w:t>
      </w:r>
      <w:r>
        <w:t xml:space="preserve">nowledge </w:t>
      </w:r>
      <w:r w:rsidR="004D085D">
        <w:rPr>
          <w:rFonts w:hint="eastAsia"/>
        </w:rPr>
        <w:t>g</w:t>
      </w:r>
      <w:r>
        <w:t xml:space="preserve">raph for </w:t>
      </w:r>
      <w:r w:rsidR="004D085D">
        <w:rPr>
          <w:rFonts w:hint="eastAsia"/>
        </w:rPr>
        <w:t>a</w:t>
      </w:r>
      <w:r>
        <w:t xml:space="preserve">cademic </w:t>
      </w:r>
      <w:r w:rsidR="004D085D">
        <w:rPr>
          <w:rFonts w:hint="eastAsia"/>
        </w:rPr>
        <w:t>d</w:t>
      </w:r>
      <w:r>
        <w:t xml:space="preserve">ata </w:t>
      </w:r>
      <w:r w:rsidR="004D085D">
        <w:rPr>
          <w:rFonts w:hint="eastAsia"/>
        </w:rPr>
        <w:t>v</w:t>
      </w:r>
      <w:r>
        <w:t xml:space="preserve">isualization[J]. Journal of Shanghai </w:t>
      </w:r>
      <w:proofErr w:type="spellStart"/>
      <w:r>
        <w:t>Jiaotong</w:t>
      </w:r>
      <w:proofErr w:type="spellEnd"/>
      <w:r>
        <w:rPr>
          <w:rFonts w:hint="eastAsia"/>
        </w:rPr>
        <w:t xml:space="preserve"> </w:t>
      </w:r>
      <w:r>
        <w:t>University, 2018</w:t>
      </w:r>
      <w:r w:rsidR="006F6062">
        <w:rPr>
          <w:rFonts w:hint="eastAsia"/>
        </w:rPr>
        <w:t>, 52: 1357-1362</w:t>
      </w:r>
      <w:r>
        <w:t>.</w:t>
      </w:r>
    </w:p>
    <w:p w14:paraId="6E4C79AE" w14:textId="4A38A531" w:rsidR="00935F29" w:rsidRDefault="006C277A">
      <w:pPr>
        <w:kinsoku w:val="0"/>
        <w:wordWrap w:val="0"/>
        <w:overflowPunct w:val="0"/>
        <w:snapToGrid w:val="0"/>
        <w:spacing w:line="360" w:lineRule="auto"/>
        <w:ind w:left="480" w:hangingChars="200" w:hanging="480"/>
      </w:pPr>
      <w:r>
        <w:t>[</w:t>
      </w:r>
      <w:r>
        <w:rPr>
          <w:rFonts w:hint="eastAsia"/>
        </w:rPr>
        <w:t>18</w:t>
      </w:r>
      <w:r>
        <w:t>]</w:t>
      </w:r>
      <w:r>
        <w:tab/>
        <w:t>J</w:t>
      </w:r>
      <w:r>
        <w:rPr>
          <w:rFonts w:hint="eastAsia"/>
        </w:rPr>
        <w:t>ones</w:t>
      </w:r>
      <w:r>
        <w:t xml:space="preserve"> A, </w:t>
      </w:r>
      <w:proofErr w:type="spellStart"/>
      <w:r>
        <w:t>B</w:t>
      </w:r>
      <w:r>
        <w:rPr>
          <w:rFonts w:hint="eastAsia"/>
        </w:rPr>
        <w:t>omash</w:t>
      </w:r>
      <w:proofErr w:type="spellEnd"/>
      <w:r>
        <w:t xml:space="preserve"> I. Validating </w:t>
      </w:r>
      <w:r w:rsidR="009D7F96">
        <w:rPr>
          <w:rFonts w:hint="eastAsia"/>
        </w:rPr>
        <w:t>m</w:t>
      </w:r>
      <w:r>
        <w:t xml:space="preserve">astery </w:t>
      </w:r>
      <w:r w:rsidR="009D7F96">
        <w:rPr>
          <w:rFonts w:hint="eastAsia"/>
        </w:rPr>
        <w:t>l</w:t>
      </w:r>
      <w:r>
        <w:t xml:space="preserve">earning: </w:t>
      </w:r>
      <w:r w:rsidR="009D7F96">
        <w:rPr>
          <w:rFonts w:hint="eastAsia"/>
        </w:rPr>
        <w:t>a</w:t>
      </w:r>
      <w:r>
        <w:t xml:space="preserve">ssessing the </w:t>
      </w:r>
      <w:r w:rsidR="009D7F96">
        <w:rPr>
          <w:rFonts w:hint="eastAsia"/>
        </w:rPr>
        <w:t>i</w:t>
      </w:r>
      <w:r>
        <w:t>mpact of</w:t>
      </w:r>
      <w:r>
        <w:rPr>
          <w:rFonts w:hint="eastAsia"/>
        </w:rPr>
        <w:t xml:space="preserve"> </w:t>
      </w:r>
      <w:r w:rsidR="009D7F96">
        <w:rPr>
          <w:rFonts w:hint="eastAsia"/>
        </w:rPr>
        <w:t>a</w:t>
      </w:r>
      <w:r>
        <w:t xml:space="preserve">daptive </w:t>
      </w:r>
      <w:r w:rsidR="009D7F96">
        <w:rPr>
          <w:rFonts w:hint="eastAsia"/>
        </w:rPr>
        <w:t>l</w:t>
      </w:r>
      <w:r>
        <w:t xml:space="preserve">earning </w:t>
      </w:r>
      <w:r w:rsidR="009D7F96">
        <w:rPr>
          <w:rFonts w:hint="eastAsia"/>
        </w:rPr>
        <w:t>o</w:t>
      </w:r>
      <w:r>
        <w:t xml:space="preserve">bjective </w:t>
      </w:r>
      <w:r w:rsidR="009D7F96">
        <w:rPr>
          <w:rFonts w:hint="eastAsia"/>
        </w:rPr>
        <w:t>m</w:t>
      </w:r>
      <w:r>
        <w:t xml:space="preserve">astery in </w:t>
      </w:r>
      <w:proofErr w:type="spellStart"/>
      <w:r>
        <w:t>Knewton</w:t>
      </w:r>
      <w:proofErr w:type="spellEnd"/>
      <w:r>
        <w:t xml:space="preserve"> Alta[</w:t>
      </w:r>
      <w:r w:rsidR="009D7F96">
        <w:t>C</w:t>
      </w:r>
      <w:r>
        <w:t xml:space="preserve">]. </w:t>
      </w:r>
      <w:r w:rsidR="009D7F96" w:rsidRPr="009D7F96">
        <w:t>//Artificial Intelligence in Education: 19th International Conference, AIED 2018</w:t>
      </w:r>
      <w:r w:rsidR="00784E43">
        <w:rPr>
          <w:rFonts w:hint="eastAsia"/>
        </w:rPr>
        <w:t>.</w:t>
      </w:r>
      <w:r w:rsidR="00784E43" w:rsidRPr="009D7F96">
        <w:t xml:space="preserve"> </w:t>
      </w:r>
      <w:r w:rsidR="009D7F96" w:rsidRPr="009D7F96">
        <w:t>London, UK</w:t>
      </w:r>
      <w:r w:rsidR="00784E43">
        <w:rPr>
          <w:rFonts w:hint="eastAsia"/>
        </w:rPr>
        <w:t>:</w:t>
      </w:r>
      <w:r w:rsidR="009D7F96" w:rsidRPr="009D7F96">
        <w:t xml:space="preserve"> Springer Internation</w:t>
      </w:r>
      <w:r w:rsidR="00784E43">
        <w:rPr>
          <w:rFonts w:hint="eastAsia"/>
        </w:rPr>
        <w:t>-</w:t>
      </w:r>
      <w:r w:rsidR="009D7F96" w:rsidRPr="009D7F96">
        <w:t>al Publishing, 2018: 433-437.</w:t>
      </w:r>
    </w:p>
    <w:p w14:paraId="65759C1A" w14:textId="512518AF" w:rsidR="00935F29" w:rsidRDefault="006C277A">
      <w:pPr>
        <w:kinsoku w:val="0"/>
        <w:wordWrap w:val="0"/>
        <w:overflowPunct w:val="0"/>
        <w:snapToGrid w:val="0"/>
        <w:spacing w:line="360" w:lineRule="auto"/>
        <w:ind w:left="480" w:hangingChars="200" w:hanging="480"/>
      </w:pPr>
      <w:r>
        <w:t>[</w:t>
      </w:r>
      <w:r>
        <w:rPr>
          <w:rFonts w:hint="eastAsia"/>
        </w:rPr>
        <w:t>19</w:t>
      </w:r>
      <w:r>
        <w:t>]</w:t>
      </w:r>
      <w:r>
        <w:tab/>
      </w:r>
      <w:proofErr w:type="spellStart"/>
      <w:r>
        <w:t>A</w:t>
      </w:r>
      <w:r>
        <w:rPr>
          <w:rFonts w:hint="eastAsia"/>
        </w:rPr>
        <w:t>lshalabi</w:t>
      </w:r>
      <w:proofErr w:type="spellEnd"/>
      <w:r>
        <w:t xml:space="preserve"> I </w:t>
      </w:r>
      <w:proofErr w:type="gramStart"/>
      <w:r>
        <w:t>A</w:t>
      </w:r>
      <w:proofErr w:type="gramEnd"/>
      <w:r>
        <w:t>, H</w:t>
      </w:r>
      <w:r>
        <w:rPr>
          <w:rFonts w:hint="eastAsia"/>
        </w:rPr>
        <w:t>amada</w:t>
      </w:r>
      <w:r>
        <w:t xml:space="preserve"> S, </w:t>
      </w:r>
      <w:proofErr w:type="spellStart"/>
      <w:r>
        <w:t>E</w:t>
      </w:r>
      <w:r>
        <w:rPr>
          <w:rFonts w:hint="eastAsia"/>
        </w:rPr>
        <w:t>lleithy</w:t>
      </w:r>
      <w:proofErr w:type="spellEnd"/>
      <w:r>
        <w:t xml:space="preserve"> K. Automated adaptive learning using</w:t>
      </w:r>
      <w:r>
        <w:rPr>
          <w:rFonts w:hint="eastAsia"/>
        </w:rPr>
        <w:t xml:space="preserve"> </w:t>
      </w:r>
      <w:proofErr w:type="gramStart"/>
      <w:r>
        <w:t>smart</w:t>
      </w:r>
      <w:r w:rsidR="002523E0">
        <w:rPr>
          <w:rFonts w:hint="eastAsia"/>
        </w:rPr>
        <w:t xml:space="preserve"> </w:t>
      </w:r>
      <w:r>
        <w:rPr>
          <w:rFonts w:hint="eastAsia"/>
        </w:rPr>
        <w:t xml:space="preserve"> </w:t>
      </w:r>
      <w:r>
        <w:t>shortest</w:t>
      </w:r>
      <w:proofErr w:type="gramEnd"/>
      <w:r>
        <w:t xml:space="preserve"> path algorithm for course units[C]</w:t>
      </w:r>
      <w:r>
        <w:rPr>
          <w:rFonts w:hint="eastAsia"/>
        </w:rPr>
        <w:t>.</w:t>
      </w:r>
      <w:r>
        <w:t xml:space="preserve"> </w:t>
      </w:r>
      <w:r w:rsidR="00013489" w:rsidRPr="00013489">
        <w:t xml:space="preserve">//2015 Long Island Systems, </w:t>
      </w:r>
      <w:proofErr w:type="spellStart"/>
      <w:r w:rsidR="00013489" w:rsidRPr="00013489">
        <w:t>Applicat</w:t>
      </w:r>
      <w:proofErr w:type="spellEnd"/>
      <w:r w:rsidR="002523E0">
        <w:rPr>
          <w:rFonts w:hint="eastAsia"/>
        </w:rPr>
        <w:t>-</w:t>
      </w:r>
      <w:r w:rsidR="00013489" w:rsidRPr="00013489">
        <w:t xml:space="preserve">ions and Technology. </w:t>
      </w:r>
      <w:r w:rsidR="00784E43" w:rsidRPr="00784E43">
        <w:t>NY</w:t>
      </w:r>
      <w:r w:rsidR="00784E43">
        <w:rPr>
          <w:rFonts w:hint="eastAsia"/>
        </w:rPr>
        <w:t>:</w:t>
      </w:r>
      <w:r w:rsidR="00784E43" w:rsidRPr="00784E43">
        <w:t xml:space="preserve"> </w:t>
      </w:r>
      <w:r w:rsidR="00013489" w:rsidRPr="00013489">
        <w:t>IEEE, 2015: 1-5.</w:t>
      </w:r>
    </w:p>
    <w:p w14:paraId="1230CCDE" w14:textId="1E85A097" w:rsidR="00935F29" w:rsidRDefault="006C277A">
      <w:pPr>
        <w:kinsoku w:val="0"/>
        <w:wordWrap w:val="0"/>
        <w:overflowPunct w:val="0"/>
        <w:snapToGrid w:val="0"/>
        <w:spacing w:line="360" w:lineRule="auto"/>
        <w:ind w:left="480" w:hangingChars="200" w:hanging="480"/>
      </w:pPr>
      <w:r>
        <w:t>[</w:t>
      </w:r>
      <w:r>
        <w:rPr>
          <w:rFonts w:hint="eastAsia"/>
        </w:rPr>
        <w:t>20</w:t>
      </w:r>
      <w:r>
        <w:t>]</w:t>
      </w:r>
      <w:r>
        <w:tab/>
        <w:t>J</w:t>
      </w:r>
      <w:r>
        <w:rPr>
          <w:rFonts w:hint="eastAsia"/>
        </w:rPr>
        <w:t>ackowska-</w:t>
      </w:r>
      <w:proofErr w:type="spellStart"/>
      <w:r w:rsidR="002523E0">
        <w:rPr>
          <w:rFonts w:hint="eastAsia"/>
        </w:rPr>
        <w:t>Strum</w:t>
      </w:r>
      <w:r w:rsidR="002523E0">
        <w:t>iłło</w:t>
      </w:r>
      <w:proofErr w:type="spellEnd"/>
      <w:r w:rsidR="002523E0">
        <w:t xml:space="preserve"> </w:t>
      </w:r>
      <w:r>
        <w:t xml:space="preserve">L, </w:t>
      </w:r>
      <w:proofErr w:type="spellStart"/>
      <w:r>
        <w:t>B</w:t>
      </w:r>
      <w:r>
        <w:rPr>
          <w:rFonts w:hint="eastAsia"/>
        </w:rPr>
        <w:t>ieniecki</w:t>
      </w:r>
      <w:proofErr w:type="spellEnd"/>
      <w:r>
        <w:t xml:space="preserve"> W, S</w:t>
      </w:r>
      <w:r>
        <w:rPr>
          <w:rFonts w:hint="eastAsia"/>
        </w:rPr>
        <w:t>aad</w:t>
      </w:r>
      <w:r>
        <w:t xml:space="preserve"> M B. A web system for assessment of students’ knowledge</w:t>
      </w:r>
      <w:r w:rsidR="002523E0" w:rsidRPr="002523E0">
        <w:t>[C]</w:t>
      </w:r>
      <w:r w:rsidR="002523E0">
        <w:rPr>
          <w:rFonts w:hint="eastAsia"/>
        </w:rPr>
        <w:t>.</w:t>
      </w:r>
      <w:r w:rsidR="002523E0">
        <w:t xml:space="preserve"> </w:t>
      </w:r>
      <w:r w:rsidR="002523E0" w:rsidRPr="00013489">
        <w:t>//</w:t>
      </w:r>
      <w:r w:rsidR="002523E0" w:rsidRPr="002523E0">
        <w:t xml:space="preserve">2015 8th International Conference on Human System Interaction (HSI). </w:t>
      </w:r>
      <w:r w:rsidR="00A67448" w:rsidRPr="00784E43">
        <w:t>NY</w:t>
      </w:r>
      <w:r w:rsidR="00A67448">
        <w:rPr>
          <w:rFonts w:hint="eastAsia"/>
        </w:rPr>
        <w:t xml:space="preserve">: </w:t>
      </w:r>
      <w:r w:rsidR="002523E0" w:rsidRPr="002523E0">
        <w:t>IEEE, 2015: 20-26.</w:t>
      </w:r>
    </w:p>
    <w:p w14:paraId="4ABF83F9" w14:textId="5E783535" w:rsidR="00935F29" w:rsidRDefault="006C277A">
      <w:pPr>
        <w:kinsoku w:val="0"/>
        <w:wordWrap w:val="0"/>
        <w:overflowPunct w:val="0"/>
        <w:snapToGrid w:val="0"/>
        <w:spacing w:line="360" w:lineRule="auto"/>
        <w:ind w:left="480" w:hangingChars="200" w:hanging="480"/>
      </w:pPr>
      <w:r>
        <w:t>[</w:t>
      </w:r>
      <w:r>
        <w:rPr>
          <w:rFonts w:hint="eastAsia"/>
        </w:rPr>
        <w:t>21</w:t>
      </w:r>
      <w:r>
        <w:t>]</w:t>
      </w:r>
      <w:r>
        <w:tab/>
      </w:r>
      <w:r>
        <w:rPr>
          <w:rFonts w:hint="eastAsia"/>
        </w:rPr>
        <w:t>聂富鹏</w:t>
      </w:r>
      <w:r>
        <w:t xml:space="preserve">. </w:t>
      </w:r>
      <w:r>
        <w:rPr>
          <w:rFonts w:hint="eastAsia"/>
        </w:rPr>
        <w:t>视频转码传输系统的设计与实现</w:t>
      </w:r>
      <w:r>
        <w:t>[D].</w:t>
      </w:r>
      <w:r>
        <w:rPr>
          <w:rFonts w:hint="eastAsia"/>
        </w:rPr>
        <w:t xml:space="preserve"> </w:t>
      </w:r>
      <w:r w:rsidR="00100E3A">
        <w:rPr>
          <w:rFonts w:hint="eastAsia"/>
        </w:rPr>
        <w:t>西安</w:t>
      </w:r>
      <w:r w:rsidR="00100E3A">
        <w:rPr>
          <w:rFonts w:hint="eastAsia"/>
        </w:rPr>
        <w:t xml:space="preserve">: </w:t>
      </w:r>
      <w:r>
        <w:rPr>
          <w:rFonts w:hint="eastAsia"/>
        </w:rPr>
        <w:t>西安电子科技大学</w:t>
      </w:r>
      <w:r>
        <w:t>,</w:t>
      </w:r>
      <w:r>
        <w:rPr>
          <w:rFonts w:hint="eastAsia"/>
        </w:rPr>
        <w:t xml:space="preserve"> </w:t>
      </w:r>
      <w:r>
        <w:t>2014</w:t>
      </w:r>
      <w:r>
        <w:rPr>
          <w:rFonts w:hint="eastAsia"/>
        </w:rPr>
        <w:t>.</w:t>
      </w:r>
    </w:p>
    <w:p w14:paraId="3D5C240B" w14:textId="77777777" w:rsidR="00935F29" w:rsidRDefault="006C277A">
      <w:pPr>
        <w:kinsoku w:val="0"/>
        <w:wordWrap w:val="0"/>
        <w:overflowPunct w:val="0"/>
        <w:snapToGrid w:val="0"/>
        <w:spacing w:line="360" w:lineRule="auto"/>
        <w:ind w:left="480" w:hangingChars="200" w:hanging="480"/>
      </w:pPr>
      <w:r>
        <w:rPr>
          <w:rFonts w:hint="eastAsia"/>
        </w:rPr>
        <w:t>[22]</w:t>
      </w:r>
      <w:r>
        <w:tab/>
      </w:r>
      <w:r>
        <w:rPr>
          <w:rFonts w:hint="eastAsia"/>
        </w:rPr>
        <w:t>马敬奇</w:t>
      </w:r>
      <w:r>
        <w:rPr>
          <w:rFonts w:hint="eastAsia"/>
        </w:rPr>
        <w:t xml:space="preserve">, </w:t>
      </w:r>
      <w:r>
        <w:rPr>
          <w:rFonts w:hint="eastAsia"/>
        </w:rPr>
        <w:t>雷欢</w:t>
      </w:r>
      <w:r>
        <w:rPr>
          <w:rFonts w:hint="eastAsia"/>
        </w:rPr>
        <w:t xml:space="preserve">, </w:t>
      </w:r>
      <w:r>
        <w:rPr>
          <w:rFonts w:hint="eastAsia"/>
        </w:rPr>
        <w:t>陈敏翼</w:t>
      </w:r>
      <w:r>
        <w:rPr>
          <w:rFonts w:hint="eastAsia"/>
        </w:rPr>
        <w:t xml:space="preserve">. </w:t>
      </w:r>
      <w:r>
        <w:rPr>
          <w:rFonts w:hint="eastAsia"/>
        </w:rPr>
        <w:t>基于</w:t>
      </w:r>
      <w:r>
        <w:rPr>
          <w:rFonts w:hint="eastAsia"/>
        </w:rPr>
        <w:t xml:space="preserve"> </w:t>
      </w:r>
      <w:proofErr w:type="spellStart"/>
      <w:r>
        <w:rPr>
          <w:rFonts w:hint="eastAsia"/>
        </w:rPr>
        <w:t>AlphaPose</w:t>
      </w:r>
      <w:proofErr w:type="spellEnd"/>
      <w:r>
        <w:rPr>
          <w:rFonts w:hint="eastAsia"/>
        </w:rPr>
        <w:t xml:space="preserve"> </w:t>
      </w:r>
      <w:r>
        <w:rPr>
          <w:rFonts w:hint="eastAsia"/>
        </w:rPr>
        <w:t>优化模型的老人跌倒行为检测算法</w:t>
      </w:r>
      <w:r>
        <w:rPr>
          <w:rFonts w:hint="eastAsia"/>
        </w:rPr>
        <w:t xml:space="preserve">[J]. </w:t>
      </w:r>
      <w:r>
        <w:rPr>
          <w:rFonts w:hint="eastAsia"/>
        </w:rPr>
        <w:t>计算机应用</w:t>
      </w:r>
      <w:r>
        <w:rPr>
          <w:rFonts w:hint="eastAsia"/>
        </w:rPr>
        <w:t>, 2022. 42(01): 294-301.</w:t>
      </w:r>
    </w:p>
    <w:p w14:paraId="252276E4" w14:textId="0C2D3A4B" w:rsidR="00935F29" w:rsidRDefault="006C277A">
      <w:pPr>
        <w:kinsoku w:val="0"/>
        <w:wordWrap w:val="0"/>
        <w:overflowPunct w:val="0"/>
        <w:snapToGrid w:val="0"/>
        <w:spacing w:line="360" w:lineRule="auto"/>
        <w:ind w:left="480" w:hangingChars="200" w:hanging="480"/>
      </w:pPr>
      <w:r>
        <w:t>[</w:t>
      </w:r>
      <w:r>
        <w:rPr>
          <w:rFonts w:hint="eastAsia"/>
        </w:rPr>
        <w:t>23</w:t>
      </w:r>
      <w:r>
        <w:t>]</w:t>
      </w:r>
      <w:r>
        <w:tab/>
      </w:r>
      <w:r w:rsidR="00305570" w:rsidRPr="00305570">
        <w:t>Van Der Aalst W. Process mining: Overview and opportunities[J]. ACM Transact</w:t>
      </w:r>
      <w:r w:rsidR="00305570">
        <w:rPr>
          <w:rFonts w:hint="eastAsia"/>
        </w:rPr>
        <w:t>-</w:t>
      </w:r>
      <w:r w:rsidR="00305570" w:rsidRPr="00305570">
        <w:t>ions on Management Information Systems (TMIS), 2012, 3(2): 1-17.</w:t>
      </w:r>
    </w:p>
    <w:p w14:paraId="38477812" w14:textId="77777777" w:rsidR="00935F29" w:rsidRDefault="006C277A">
      <w:pPr>
        <w:kinsoku w:val="0"/>
        <w:wordWrap w:val="0"/>
        <w:overflowPunct w:val="0"/>
        <w:snapToGrid w:val="0"/>
        <w:spacing w:line="360" w:lineRule="auto"/>
        <w:ind w:left="480" w:hangingChars="200" w:hanging="480"/>
      </w:pPr>
      <w:r>
        <w:t>[</w:t>
      </w:r>
      <w:r>
        <w:rPr>
          <w:rFonts w:hint="eastAsia"/>
        </w:rPr>
        <w:t>24</w:t>
      </w:r>
      <w:r>
        <w:t>]</w:t>
      </w:r>
      <w:r>
        <w:tab/>
      </w:r>
      <w:r>
        <w:t>陆凌牛</w:t>
      </w:r>
      <w:r>
        <w:rPr>
          <w:rFonts w:hint="eastAsia"/>
        </w:rPr>
        <w:t xml:space="preserve">. </w:t>
      </w:r>
      <w:r>
        <w:t>HTML 5</w:t>
      </w:r>
      <w:r>
        <w:t>与</w:t>
      </w:r>
      <w:r>
        <w:t>CSS 3</w:t>
      </w:r>
      <w:r>
        <w:t>权威指南</w:t>
      </w:r>
      <w:r>
        <w:rPr>
          <w:color w:val="000000"/>
        </w:rPr>
        <w:t>[M]</w:t>
      </w:r>
      <w:r>
        <w:rPr>
          <w:rFonts w:hint="eastAsia"/>
          <w:color w:val="000000"/>
        </w:rPr>
        <w:t xml:space="preserve">. </w:t>
      </w:r>
      <w:r>
        <w:rPr>
          <w:rFonts w:hint="eastAsia"/>
          <w:color w:val="000000"/>
        </w:rPr>
        <w:t>北京</w:t>
      </w:r>
      <w:r>
        <w:rPr>
          <w:rFonts w:hint="eastAsia"/>
          <w:color w:val="000000"/>
        </w:rPr>
        <w:t xml:space="preserve">: </w:t>
      </w:r>
      <w:r>
        <w:t>机械工业出版社</w:t>
      </w:r>
      <w:r>
        <w:t>,</w:t>
      </w:r>
      <w:r>
        <w:rPr>
          <w:rFonts w:hint="eastAsia"/>
        </w:rPr>
        <w:t xml:space="preserve"> </w:t>
      </w:r>
      <w:r>
        <w:t>201</w:t>
      </w:r>
      <w:r>
        <w:rPr>
          <w:rFonts w:hint="eastAsia"/>
        </w:rPr>
        <w:t>4: 271-</w:t>
      </w:r>
      <w:r>
        <w:t>272</w:t>
      </w:r>
      <w:r>
        <w:rPr>
          <w:rFonts w:hint="eastAsia"/>
        </w:rPr>
        <w:t>.</w:t>
      </w:r>
    </w:p>
    <w:p w14:paraId="4441F7EF" w14:textId="0EEDC127" w:rsidR="00935F29" w:rsidRDefault="006C277A">
      <w:pPr>
        <w:kinsoku w:val="0"/>
        <w:wordWrap w:val="0"/>
        <w:overflowPunct w:val="0"/>
        <w:snapToGrid w:val="0"/>
        <w:spacing w:line="360" w:lineRule="auto"/>
        <w:ind w:left="480" w:hangingChars="200" w:hanging="480"/>
      </w:pPr>
      <w:r>
        <w:t>[</w:t>
      </w:r>
      <w:r>
        <w:rPr>
          <w:rFonts w:hint="eastAsia"/>
        </w:rPr>
        <w:t>25</w:t>
      </w:r>
      <w:r>
        <w:t>]</w:t>
      </w:r>
      <w:r>
        <w:tab/>
        <w:t xml:space="preserve">PDF Reference. Adobe Portable Document </w:t>
      </w:r>
      <w:proofErr w:type="gramStart"/>
      <w:r>
        <w:t>Format</w:t>
      </w:r>
      <w:r>
        <w:rPr>
          <w:color w:val="000000"/>
        </w:rPr>
        <w:t>[</w:t>
      </w:r>
      <w:proofErr w:type="gramEnd"/>
      <w:r>
        <w:rPr>
          <w:color w:val="000000"/>
        </w:rPr>
        <w:t>EB/OL]</w:t>
      </w:r>
      <w:r>
        <w:t>. (</w:t>
      </w:r>
      <w:r w:rsidR="00440CC9">
        <w:t>20</w:t>
      </w:r>
      <w:r w:rsidR="00440CC9">
        <w:rPr>
          <w:rFonts w:hint="eastAsia"/>
        </w:rPr>
        <w:t>21</w:t>
      </w:r>
      <w:r>
        <w:t>-</w:t>
      </w:r>
      <w:r w:rsidR="00440CC9">
        <w:t>1</w:t>
      </w:r>
      <w:r w:rsidR="00440CC9">
        <w:rPr>
          <w:rFonts w:hint="eastAsia"/>
        </w:rPr>
        <w:t>0-26</w:t>
      </w:r>
      <w:r>
        <w:t>).</w:t>
      </w:r>
      <w:r>
        <w:rPr>
          <w:rFonts w:hint="eastAsia"/>
        </w:rPr>
        <w:t xml:space="preserve"> </w:t>
      </w:r>
      <w:r>
        <w:t>[</w:t>
      </w:r>
      <w:r>
        <w:rPr>
          <w:rFonts w:hint="eastAsia"/>
        </w:rPr>
        <w:t>2025</w:t>
      </w:r>
      <w:r>
        <w:t>-</w:t>
      </w:r>
      <w:r w:rsidR="003E6B7E">
        <w:rPr>
          <w:rFonts w:hint="eastAsia"/>
        </w:rPr>
        <w:t>05</w:t>
      </w:r>
      <w:r>
        <w:t>-</w:t>
      </w:r>
      <w:r w:rsidR="003E6B7E">
        <w:rPr>
          <w:rFonts w:hint="eastAsia"/>
        </w:rPr>
        <w:t>30</w:t>
      </w:r>
      <w:r>
        <w:t>].</w:t>
      </w:r>
      <w:r>
        <w:rPr>
          <w:rFonts w:hint="eastAsia"/>
        </w:rPr>
        <w:t xml:space="preserve"> </w:t>
      </w:r>
      <w:r w:rsidR="003E6B7E" w:rsidRPr="003E6B7E">
        <w:t>https://helpx.adobe.com/tw/incopy/using/pdf.html</w:t>
      </w:r>
      <w:r>
        <w:rPr>
          <w:rFonts w:hint="eastAsia"/>
        </w:rPr>
        <w:t>.</w:t>
      </w:r>
    </w:p>
    <w:p w14:paraId="50D9C7F9" w14:textId="0D307281" w:rsidR="00935F29" w:rsidRDefault="006C277A">
      <w:pPr>
        <w:kinsoku w:val="0"/>
        <w:wordWrap w:val="0"/>
        <w:overflowPunct w:val="0"/>
        <w:snapToGrid w:val="0"/>
        <w:spacing w:line="360" w:lineRule="auto"/>
        <w:ind w:left="480" w:hangingChars="200" w:hanging="480"/>
      </w:pPr>
      <w:r>
        <w:lastRenderedPageBreak/>
        <w:t>[</w:t>
      </w:r>
      <w:r>
        <w:rPr>
          <w:rFonts w:hint="eastAsia"/>
        </w:rPr>
        <w:t>26</w:t>
      </w:r>
      <w:r>
        <w:t>]</w:t>
      </w:r>
      <w:r>
        <w:tab/>
      </w:r>
      <w:r w:rsidR="00E07EA9" w:rsidRPr="00E07EA9">
        <w:t>Uzayr S B. Mastering Vue.js: A Beginner's Guide[M]. Taylor &amp; Francis Group, 2022</w:t>
      </w:r>
      <w:r w:rsidR="00E07EA9">
        <w:rPr>
          <w:rFonts w:hint="eastAsia"/>
        </w:rPr>
        <w:t>: 37-43</w:t>
      </w:r>
      <w:r w:rsidR="00E07EA9" w:rsidRPr="00E07EA9">
        <w:t>.</w:t>
      </w:r>
    </w:p>
    <w:p w14:paraId="54A8B2D1" w14:textId="77777777" w:rsidR="00935F29" w:rsidRDefault="006C277A">
      <w:pPr>
        <w:kinsoku w:val="0"/>
        <w:wordWrap w:val="0"/>
        <w:overflowPunct w:val="0"/>
        <w:snapToGrid w:val="0"/>
        <w:spacing w:line="360" w:lineRule="auto"/>
        <w:ind w:left="480" w:hangingChars="200" w:hanging="480"/>
      </w:pPr>
      <w:r>
        <w:rPr>
          <w:rFonts w:hint="eastAsia"/>
        </w:rPr>
        <w:t>[27]</w:t>
      </w:r>
      <w:r>
        <w:tab/>
      </w:r>
      <w:r>
        <w:rPr>
          <w:rFonts w:hint="eastAsia"/>
        </w:rPr>
        <w:t>陈光柳</w:t>
      </w:r>
      <w:r>
        <w:rPr>
          <w:rFonts w:hint="eastAsia"/>
        </w:rPr>
        <w:t xml:space="preserve">, </w:t>
      </w:r>
      <w:r>
        <w:rPr>
          <w:rFonts w:hint="eastAsia"/>
        </w:rPr>
        <w:t>王洁</w:t>
      </w:r>
      <w:r>
        <w:rPr>
          <w:rFonts w:hint="eastAsia"/>
        </w:rPr>
        <w:t xml:space="preserve">, </w:t>
      </w:r>
      <w:r>
        <w:rPr>
          <w:rFonts w:hint="eastAsia"/>
        </w:rPr>
        <w:t>王博</w:t>
      </w:r>
      <w:r>
        <w:rPr>
          <w:rFonts w:hint="eastAsia"/>
        </w:rPr>
        <w:t xml:space="preserve">, </w:t>
      </w:r>
      <w:r>
        <w:rPr>
          <w:rFonts w:hint="eastAsia"/>
        </w:rPr>
        <w:t>等</w:t>
      </w:r>
      <w:r>
        <w:rPr>
          <w:rFonts w:hint="eastAsia"/>
        </w:rPr>
        <w:t xml:space="preserve">. </w:t>
      </w:r>
      <w:r>
        <w:rPr>
          <w:rFonts w:hint="eastAsia"/>
        </w:rPr>
        <w:t>一种基于</w:t>
      </w:r>
      <w:r>
        <w:rPr>
          <w:rFonts w:hint="eastAsia"/>
        </w:rPr>
        <w:t xml:space="preserve"> </w:t>
      </w:r>
      <w:proofErr w:type="spellStart"/>
      <w:r>
        <w:rPr>
          <w:rFonts w:hint="eastAsia"/>
        </w:rPr>
        <w:t>axios</w:t>
      </w:r>
      <w:proofErr w:type="spellEnd"/>
      <w:r>
        <w:rPr>
          <w:rFonts w:hint="eastAsia"/>
        </w:rPr>
        <w:t xml:space="preserve"> </w:t>
      </w:r>
      <w:r>
        <w:rPr>
          <w:rFonts w:hint="eastAsia"/>
        </w:rPr>
        <w:t>的封装注册全局拦截方法及装置</w:t>
      </w:r>
      <w:r>
        <w:rPr>
          <w:rFonts w:hint="eastAsia"/>
        </w:rPr>
        <w:t xml:space="preserve">[P]. </w:t>
      </w:r>
      <w:r>
        <w:rPr>
          <w:rFonts w:hint="eastAsia"/>
        </w:rPr>
        <w:t>北京</w:t>
      </w:r>
      <w:r>
        <w:rPr>
          <w:rFonts w:hint="eastAsia"/>
        </w:rPr>
        <w:t>: CN112905160A. 2021-06-04.</w:t>
      </w:r>
    </w:p>
    <w:p w14:paraId="6CB5B100" w14:textId="77777777" w:rsidR="00935F29" w:rsidRDefault="006C277A">
      <w:pPr>
        <w:kinsoku w:val="0"/>
        <w:wordWrap w:val="0"/>
        <w:overflowPunct w:val="0"/>
        <w:snapToGrid w:val="0"/>
        <w:spacing w:line="360" w:lineRule="auto"/>
        <w:ind w:left="480" w:hangingChars="200" w:hanging="480"/>
      </w:pPr>
      <w:r>
        <w:rPr>
          <w:rFonts w:hint="eastAsia"/>
        </w:rPr>
        <w:t>[28]</w:t>
      </w:r>
      <w:r>
        <w:tab/>
      </w:r>
      <w:r>
        <w:rPr>
          <w:rFonts w:hint="eastAsia"/>
        </w:rPr>
        <w:t>黄瀚宇</w:t>
      </w:r>
      <w:r>
        <w:rPr>
          <w:rFonts w:hint="eastAsia"/>
        </w:rPr>
        <w:t xml:space="preserve">, </w:t>
      </w:r>
      <w:r>
        <w:rPr>
          <w:rFonts w:hint="eastAsia"/>
        </w:rPr>
        <w:t>陈焯辉</w:t>
      </w:r>
      <w:r>
        <w:rPr>
          <w:rFonts w:hint="eastAsia"/>
        </w:rPr>
        <w:t xml:space="preserve">, </w:t>
      </w:r>
      <w:r>
        <w:rPr>
          <w:rFonts w:hint="eastAsia"/>
        </w:rPr>
        <w:t>肖梓勤</w:t>
      </w:r>
      <w:r>
        <w:rPr>
          <w:rFonts w:hint="eastAsia"/>
        </w:rPr>
        <w:t xml:space="preserve">, </w:t>
      </w:r>
      <w:r>
        <w:rPr>
          <w:rFonts w:hint="eastAsia"/>
        </w:rPr>
        <w:t>等</w:t>
      </w:r>
      <w:r>
        <w:rPr>
          <w:rFonts w:hint="eastAsia"/>
        </w:rPr>
        <w:t xml:space="preserve">. </w:t>
      </w:r>
      <w:r>
        <w:rPr>
          <w:rFonts w:hint="eastAsia"/>
        </w:rPr>
        <w:t>基于深度学习的手写数字图像识别模型研究及其浏览器服务平台搭建</w:t>
      </w:r>
      <w:r>
        <w:rPr>
          <w:rFonts w:hint="eastAsia"/>
        </w:rPr>
        <w:t xml:space="preserve">[J]. </w:t>
      </w:r>
      <w:r>
        <w:rPr>
          <w:rFonts w:hint="eastAsia"/>
        </w:rPr>
        <w:t>科学技术创新</w:t>
      </w:r>
      <w:r>
        <w:rPr>
          <w:rFonts w:hint="eastAsia"/>
        </w:rPr>
        <w:t>, 2022(01): 97-100.</w:t>
      </w:r>
    </w:p>
    <w:p w14:paraId="78B91C8B" w14:textId="77777777" w:rsidR="00935F29" w:rsidRDefault="006C277A">
      <w:pPr>
        <w:kinsoku w:val="0"/>
        <w:wordWrap w:val="0"/>
        <w:overflowPunct w:val="0"/>
        <w:snapToGrid w:val="0"/>
        <w:spacing w:line="360" w:lineRule="auto"/>
        <w:ind w:left="480" w:hangingChars="200" w:hanging="480"/>
      </w:pPr>
      <w:r>
        <w:rPr>
          <w:rFonts w:hint="eastAsia"/>
        </w:rPr>
        <w:t>[29]</w:t>
      </w:r>
      <w:r>
        <w:tab/>
      </w:r>
      <w:r>
        <w:rPr>
          <w:rFonts w:hint="eastAsia"/>
        </w:rPr>
        <w:t>韩星越</w:t>
      </w:r>
      <w:r>
        <w:rPr>
          <w:rFonts w:hint="eastAsia"/>
        </w:rPr>
        <w:t xml:space="preserve">. </w:t>
      </w:r>
      <w:r>
        <w:rPr>
          <w:rFonts w:hint="eastAsia"/>
        </w:rPr>
        <w:t>基于树莓派的内网穿透技术研究与实现</w:t>
      </w:r>
      <w:r>
        <w:rPr>
          <w:rFonts w:hint="eastAsia"/>
        </w:rPr>
        <w:t xml:space="preserve">[J]. </w:t>
      </w:r>
      <w:r>
        <w:rPr>
          <w:rFonts w:hint="eastAsia"/>
        </w:rPr>
        <w:t>网络安全技术与应用</w:t>
      </w:r>
      <w:r>
        <w:t>.</w:t>
      </w:r>
      <w:r>
        <w:rPr>
          <w:rFonts w:hint="eastAsia"/>
        </w:rPr>
        <w:t xml:space="preserve"> </w:t>
      </w:r>
      <w:r>
        <w:t>2021(10):</w:t>
      </w:r>
      <w:r>
        <w:rPr>
          <w:rFonts w:hint="eastAsia"/>
        </w:rPr>
        <w:t xml:space="preserve"> </w:t>
      </w:r>
      <w:r>
        <w:t>22-25.</w:t>
      </w:r>
    </w:p>
    <w:p w14:paraId="4EDC39BA" w14:textId="77777777" w:rsidR="00935F29" w:rsidRDefault="006C277A">
      <w:pPr>
        <w:kinsoku w:val="0"/>
        <w:wordWrap w:val="0"/>
        <w:overflowPunct w:val="0"/>
        <w:snapToGrid w:val="0"/>
        <w:spacing w:line="360" w:lineRule="auto"/>
        <w:ind w:left="480" w:hangingChars="200" w:hanging="480"/>
      </w:pPr>
      <w:r>
        <w:rPr>
          <w:rFonts w:hint="eastAsia"/>
        </w:rPr>
        <w:t>[30]</w:t>
      </w:r>
      <w:r>
        <w:tab/>
      </w:r>
      <w:r>
        <w:rPr>
          <w:rFonts w:hint="eastAsia"/>
        </w:rPr>
        <w:t>陆江东</w:t>
      </w:r>
      <w:r>
        <w:rPr>
          <w:rFonts w:hint="eastAsia"/>
        </w:rPr>
        <w:t xml:space="preserve">. </w:t>
      </w:r>
      <w:r>
        <w:rPr>
          <w:rFonts w:hint="eastAsia"/>
        </w:rPr>
        <w:t>面向用户登陆管理模块的</w:t>
      </w:r>
      <w:r>
        <w:rPr>
          <w:rFonts w:hint="eastAsia"/>
        </w:rPr>
        <w:t xml:space="preserve"> Web </w:t>
      </w:r>
      <w:r>
        <w:rPr>
          <w:rFonts w:hint="eastAsia"/>
        </w:rPr>
        <w:t>前端系统设计</w:t>
      </w:r>
      <w:r>
        <w:rPr>
          <w:rFonts w:hint="eastAsia"/>
        </w:rPr>
        <w:t xml:space="preserve">[J]. </w:t>
      </w:r>
      <w:r>
        <w:rPr>
          <w:rFonts w:hint="eastAsia"/>
        </w:rPr>
        <w:t>信息技术</w:t>
      </w:r>
      <w:r>
        <w:rPr>
          <w:rFonts w:hint="eastAsia"/>
        </w:rPr>
        <w:t>, 2018(01): 144-148.</w:t>
      </w:r>
    </w:p>
    <w:p w14:paraId="1458227B" w14:textId="77777777" w:rsidR="00935F29" w:rsidRDefault="006C277A">
      <w:pPr>
        <w:snapToGrid w:val="0"/>
        <w:spacing w:line="360" w:lineRule="auto"/>
        <w:jc w:val="center"/>
        <w:rPr>
          <w:rFonts w:eastAsia="黑体"/>
          <w:sz w:val="32"/>
          <w:szCs w:val="32"/>
        </w:rPr>
      </w:pPr>
      <w:r>
        <w:rPr>
          <w:szCs w:val="21"/>
        </w:rPr>
        <w:br w:type="page"/>
      </w:r>
    </w:p>
    <w:p w14:paraId="2F20D257" w14:textId="77777777" w:rsidR="00935F29" w:rsidRDefault="00935F29">
      <w:pPr>
        <w:snapToGrid w:val="0"/>
        <w:spacing w:line="360" w:lineRule="auto"/>
        <w:jc w:val="center"/>
        <w:rPr>
          <w:rFonts w:eastAsia="黑体"/>
          <w:sz w:val="32"/>
          <w:szCs w:val="32"/>
        </w:rPr>
      </w:pPr>
      <w:bookmarkStart w:id="88" w:name="_Toc149190051"/>
    </w:p>
    <w:p w14:paraId="19321638" w14:textId="77777777" w:rsidR="00935F29" w:rsidRDefault="006C277A">
      <w:pPr>
        <w:pStyle w:val="1"/>
        <w:adjustRightInd w:val="0"/>
        <w:snapToGrid w:val="0"/>
        <w:spacing w:before="0" w:after="0" w:line="360" w:lineRule="auto"/>
        <w:ind w:left="0" w:firstLineChars="0" w:firstLine="0"/>
        <w:rPr>
          <w:rFonts w:hAnsi="黑体"/>
          <w:bCs w:val="0"/>
          <w:szCs w:val="32"/>
        </w:rPr>
      </w:pPr>
      <w:bookmarkStart w:id="89" w:name="_Toc200035263"/>
      <w:r>
        <w:rPr>
          <w:rFonts w:hAnsi="黑体" w:hint="eastAsia"/>
          <w:bCs w:val="0"/>
          <w:szCs w:val="32"/>
        </w:rPr>
        <w:t>致  谢</w:t>
      </w:r>
      <w:bookmarkEnd w:id="88"/>
      <w:bookmarkEnd w:id="89"/>
    </w:p>
    <w:p w14:paraId="318B282E" w14:textId="77777777" w:rsidR="00935F29" w:rsidRDefault="00935F29">
      <w:pPr>
        <w:snapToGrid w:val="0"/>
        <w:spacing w:line="360" w:lineRule="auto"/>
        <w:jc w:val="center"/>
        <w:rPr>
          <w:rFonts w:eastAsia="黑体"/>
          <w:sz w:val="32"/>
          <w:szCs w:val="32"/>
        </w:rPr>
      </w:pPr>
    </w:p>
    <w:p w14:paraId="56360FF8" w14:textId="16A56E25" w:rsidR="00935F29" w:rsidRDefault="006C277A">
      <w:pPr>
        <w:snapToGrid w:val="0"/>
        <w:spacing w:line="360" w:lineRule="auto"/>
        <w:ind w:firstLineChars="200" w:firstLine="480"/>
      </w:pPr>
      <w:r>
        <w:rPr>
          <w:rFonts w:hint="eastAsia"/>
        </w:rPr>
        <w:t>感谢钱衍翰班长在大学期间对我无论是生活上还是学习上各种问题的耐心解答，感谢通信工程</w:t>
      </w:r>
      <w:r>
        <w:rPr>
          <w:rFonts w:hint="eastAsia"/>
        </w:rPr>
        <w:t>2104</w:t>
      </w:r>
      <w:r>
        <w:rPr>
          <w:rFonts w:hint="eastAsia"/>
        </w:rPr>
        <w:t>班的大家，没有大家的热心就没有班级其乐融融的氛围。感谢方老师在我毕业设计的过程中的悉心指导，感谢在论文写作过程中提供的帮助。感谢周围的每一个人。</w:t>
      </w:r>
    </w:p>
    <w:sectPr w:rsidR="00935F29">
      <w:headerReference w:type="default" r:id="rId66"/>
      <w:footerReference w:type="default" r:id="rId67"/>
      <w:pgSz w:w="11906" w:h="16838"/>
      <w:pgMar w:top="1440" w:right="1440" w:bottom="1440" w:left="1440" w:header="907" w:footer="90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E1D974" w14:textId="77777777" w:rsidR="00033DF2" w:rsidRDefault="00033DF2">
      <w:pPr>
        <w:spacing w:line="240" w:lineRule="auto"/>
      </w:pPr>
      <w:r>
        <w:separator/>
      </w:r>
    </w:p>
  </w:endnote>
  <w:endnote w:type="continuationSeparator" w:id="0">
    <w:p w14:paraId="71672B24" w14:textId="77777777" w:rsidR="00033DF2" w:rsidRDefault="00033D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panose1 w:val="020B0604020202020204"/>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華康中楷體">
    <w:altName w:val="Microsoft JhengHei"/>
    <w:panose1 w:val="020B0604020202020204"/>
    <w:charset w:val="88"/>
    <w:family w:val="modern"/>
    <w:pitch w:val="default"/>
    <w:sig w:usb0="00000000" w:usb1="0000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35C0F" w14:textId="77777777" w:rsidR="00935F29" w:rsidRDefault="006C277A">
    <w:pPr>
      <w:pStyle w:val="ab"/>
      <w:jc w:val="center"/>
      <w:rPr>
        <w:sz w:val="21"/>
        <w:szCs w:val="21"/>
      </w:rPr>
    </w:pPr>
    <w:r>
      <w:rPr>
        <w:rStyle w:val="af2"/>
        <w:sz w:val="21"/>
        <w:szCs w:val="21"/>
      </w:rPr>
      <w:fldChar w:fldCharType="begin"/>
    </w:r>
    <w:r>
      <w:rPr>
        <w:rStyle w:val="af2"/>
        <w:sz w:val="21"/>
        <w:szCs w:val="21"/>
      </w:rPr>
      <w:instrText xml:space="preserve"> PAGE </w:instrText>
    </w:r>
    <w:r>
      <w:rPr>
        <w:rStyle w:val="af2"/>
        <w:sz w:val="21"/>
        <w:szCs w:val="21"/>
      </w:rPr>
      <w:fldChar w:fldCharType="separate"/>
    </w:r>
    <w:r>
      <w:rPr>
        <w:rStyle w:val="af2"/>
        <w:sz w:val="21"/>
        <w:szCs w:val="21"/>
      </w:rPr>
      <w:t>1</w:t>
    </w:r>
    <w:r>
      <w:rPr>
        <w:rStyle w:val="af2"/>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722C5" w14:textId="77777777" w:rsidR="00935F29" w:rsidRDefault="006C277A">
    <w:pPr>
      <w:pStyle w:val="ab"/>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26445" w14:textId="77777777" w:rsidR="00935F29" w:rsidRDefault="006C277A">
    <w:pPr>
      <w:pStyle w:val="ab"/>
      <w:jc w:val="center"/>
      <w:rPr>
        <w:sz w:val="21"/>
        <w:szCs w:val="21"/>
      </w:rPr>
    </w:pPr>
    <w:r>
      <w:rPr>
        <w:rStyle w:val="af2"/>
        <w:sz w:val="21"/>
        <w:szCs w:val="21"/>
      </w:rPr>
      <w:fldChar w:fldCharType="begin"/>
    </w:r>
    <w:r>
      <w:rPr>
        <w:rStyle w:val="af2"/>
        <w:sz w:val="21"/>
        <w:szCs w:val="21"/>
      </w:rPr>
      <w:instrText xml:space="preserve"> PAGE </w:instrText>
    </w:r>
    <w:r>
      <w:rPr>
        <w:rStyle w:val="af2"/>
        <w:sz w:val="21"/>
        <w:szCs w:val="21"/>
      </w:rPr>
      <w:fldChar w:fldCharType="separate"/>
    </w:r>
    <w:r>
      <w:rPr>
        <w:rStyle w:val="af2"/>
        <w:sz w:val="21"/>
        <w:szCs w:val="21"/>
      </w:rPr>
      <w:t>9</w:t>
    </w:r>
    <w:r>
      <w:rPr>
        <w:rStyle w:val="af2"/>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6F3537" w14:textId="77777777" w:rsidR="00033DF2" w:rsidRDefault="00033DF2">
      <w:r>
        <w:separator/>
      </w:r>
    </w:p>
  </w:footnote>
  <w:footnote w:type="continuationSeparator" w:id="0">
    <w:p w14:paraId="613EC9AA" w14:textId="77777777" w:rsidR="00033DF2" w:rsidRDefault="00033D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76AD4" w14:textId="77777777" w:rsidR="00935F29" w:rsidRDefault="006C277A">
    <w:pPr>
      <w:pStyle w:val="ad"/>
      <w:spacing w:line="240" w:lineRule="auto"/>
      <w:rPr>
        <w:sz w:val="21"/>
        <w:szCs w:val="24"/>
      </w:rPr>
    </w:pPr>
    <w:r>
      <w:rPr>
        <w:rFonts w:hint="eastAsia"/>
        <w:sz w:val="21"/>
        <w:szCs w:val="24"/>
      </w:rPr>
      <w:t>浙江工业大学本科毕业设计论文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FDC90" w14:textId="77777777" w:rsidR="00935F29" w:rsidRDefault="00935F2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92955" w14:textId="77777777" w:rsidR="00935F29" w:rsidRDefault="006C277A">
    <w:pPr>
      <w:pStyle w:val="ad"/>
      <w:spacing w:line="240" w:lineRule="auto"/>
      <w:rPr>
        <w:sz w:val="21"/>
        <w:szCs w:val="24"/>
      </w:rPr>
    </w:pPr>
    <w:r>
      <w:rPr>
        <w:rFonts w:hint="eastAsia"/>
        <w:sz w:val="21"/>
        <w:szCs w:val="24"/>
      </w:rPr>
      <w:t>浙江工业大学本科毕业设计论文</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iawei wan">
    <w15:presenceInfo w15:providerId="Windows Live" w15:userId="adc15b5065ede3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HorizontalSpacing w:val="6"/>
  <w:drawingGridVerticalSpacing w:val="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Y3MDZkODM4MDA4M2YwNTFjMGJlZThkNWRkYTVjNzcifQ=="/>
  </w:docVars>
  <w:rsids>
    <w:rsidRoot w:val="005372DF"/>
    <w:rsid w:val="000014ED"/>
    <w:rsid w:val="00003014"/>
    <w:rsid w:val="00004CB2"/>
    <w:rsid w:val="00007510"/>
    <w:rsid w:val="00010D9B"/>
    <w:rsid w:val="00011CA8"/>
    <w:rsid w:val="00012EC2"/>
    <w:rsid w:val="00013489"/>
    <w:rsid w:val="000142B4"/>
    <w:rsid w:val="00014ED3"/>
    <w:rsid w:val="000215D6"/>
    <w:rsid w:val="000217CF"/>
    <w:rsid w:val="0002414C"/>
    <w:rsid w:val="0002538F"/>
    <w:rsid w:val="000256E2"/>
    <w:rsid w:val="000300C1"/>
    <w:rsid w:val="00031A58"/>
    <w:rsid w:val="00032EF4"/>
    <w:rsid w:val="00033DF2"/>
    <w:rsid w:val="00040A41"/>
    <w:rsid w:val="00040C70"/>
    <w:rsid w:val="00040C77"/>
    <w:rsid w:val="00041792"/>
    <w:rsid w:val="00041FCD"/>
    <w:rsid w:val="00046659"/>
    <w:rsid w:val="00046BB9"/>
    <w:rsid w:val="000516A4"/>
    <w:rsid w:val="00051FB8"/>
    <w:rsid w:val="00052737"/>
    <w:rsid w:val="0005283B"/>
    <w:rsid w:val="00052A40"/>
    <w:rsid w:val="000530A9"/>
    <w:rsid w:val="00055AB7"/>
    <w:rsid w:val="000561CA"/>
    <w:rsid w:val="00056495"/>
    <w:rsid w:val="00056BC0"/>
    <w:rsid w:val="00057334"/>
    <w:rsid w:val="000611C0"/>
    <w:rsid w:val="00063332"/>
    <w:rsid w:val="000649FE"/>
    <w:rsid w:val="00070719"/>
    <w:rsid w:val="00073D73"/>
    <w:rsid w:val="0008011A"/>
    <w:rsid w:val="000828D7"/>
    <w:rsid w:val="000839BF"/>
    <w:rsid w:val="000849EC"/>
    <w:rsid w:val="00086C02"/>
    <w:rsid w:val="00087077"/>
    <w:rsid w:val="00087DFC"/>
    <w:rsid w:val="00093722"/>
    <w:rsid w:val="00094309"/>
    <w:rsid w:val="0009441D"/>
    <w:rsid w:val="00094C74"/>
    <w:rsid w:val="000965D8"/>
    <w:rsid w:val="00097D33"/>
    <w:rsid w:val="000A2082"/>
    <w:rsid w:val="000A385A"/>
    <w:rsid w:val="000A3C79"/>
    <w:rsid w:val="000A4AEC"/>
    <w:rsid w:val="000A66E5"/>
    <w:rsid w:val="000A72A3"/>
    <w:rsid w:val="000B1694"/>
    <w:rsid w:val="000B6C66"/>
    <w:rsid w:val="000C128C"/>
    <w:rsid w:val="000C2BCE"/>
    <w:rsid w:val="000C3218"/>
    <w:rsid w:val="000C357C"/>
    <w:rsid w:val="000C403D"/>
    <w:rsid w:val="000C44B7"/>
    <w:rsid w:val="000C66F8"/>
    <w:rsid w:val="000C67AA"/>
    <w:rsid w:val="000D2AF3"/>
    <w:rsid w:val="000D3AAF"/>
    <w:rsid w:val="000D4886"/>
    <w:rsid w:val="000D5233"/>
    <w:rsid w:val="000D66B3"/>
    <w:rsid w:val="000E06CC"/>
    <w:rsid w:val="000E1139"/>
    <w:rsid w:val="000E54F2"/>
    <w:rsid w:val="000E768C"/>
    <w:rsid w:val="000F0111"/>
    <w:rsid w:val="000F1A06"/>
    <w:rsid w:val="000F1DD3"/>
    <w:rsid w:val="000F2EAE"/>
    <w:rsid w:val="000F4F9A"/>
    <w:rsid w:val="000F730C"/>
    <w:rsid w:val="00100945"/>
    <w:rsid w:val="00100E3A"/>
    <w:rsid w:val="00103DE8"/>
    <w:rsid w:val="00107731"/>
    <w:rsid w:val="00107F2D"/>
    <w:rsid w:val="001101CE"/>
    <w:rsid w:val="00111AE1"/>
    <w:rsid w:val="001139B9"/>
    <w:rsid w:val="00113BC1"/>
    <w:rsid w:val="00115F4C"/>
    <w:rsid w:val="00117A2C"/>
    <w:rsid w:val="00120AAB"/>
    <w:rsid w:val="00121F9B"/>
    <w:rsid w:val="0012219E"/>
    <w:rsid w:val="001227E7"/>
    <w:rsid w:val="00123B4F"/>
    <w:rsid w:val="00125E06"/>
    <w:rsid w:val="00125FDF"/>
    <w:rsid w:val="00131038"/>
    <w:rsid w:val="0013151F"/>
    <w:rsid w:val="00132293"/>
    <w:rsid w:val="0013285F"/>
    <w:rsid w:val="00132AE9"/>
    <w:rsid w:val="00133786"/>
    <w:rsid w:val="00135E3D"/>
    <w:rsid w:val="0013707D"/>
    <w:rsid w:val="0013743D"/>
    <w:rsid w:val="00142FB2"/>
    <w:rsid w:val="001471E0"/>
    <w:rsid w:val="00150267"/>
    <w:rsid w:val="001504D5"/>
    <w:rsid w:val="0015182F"/>
    <w:rsid w:val="00152947"/>
    <w:rsid w:val="00153040"/>
    <w:rsid w:val="001530E8"/>
    <w:rsid w:val="00154020"/>
    <w:rsid w:val="00157523"/>
    <w:rsid w:val="00161CE9"/>
    <w:rsid w:val="0016243E"/>
    <w:rsid w:val="00162A05"/>
    <w:rsid w:val="0016624F"/>
    <w:rsid w:val="00171D51"/>
    <w:rsid w:val="001753B6"/>
    <w:rsid w:val="00175AD9"/>
    <w:rsid w:val="00175EFA"/>
    <w:rsid w:val="001777EA"/>
    <w:rsid w:val="00177E53"/>
    <w:rsid w:val="00181362"/>
    <w:rsid w:val="001814A9"/>
    <w:rsid w:val="00181AC0"/>
    <w:rsid w:val="00185AF7"/>
    <w:rsid w:val="0018627B"/>
    <w:rsid w:val="00187C31"/>
    <w:rsid w:val="00187C3A"/>
    <w:rsid w:val="001935E6"/>
    <w:rsid w:val="001977D1"/>
    <w:rsid w:val="001A0107"/>
    <w:rsid w:val="001A0AF9"/>
    <w:rsid w:val="001A1F3C"/>
    <w:rsid w:val="001A4F90"/>
    <w:rsid w:val="001A6055"/>
    <w:rsid w:val="001A7DE1"/>
    <w:rsid w:val="001B22AB"/>
    <w:rsid w:val="001C22D5"/>
    <w:rsid w:val="001C289A"/>
    <w:rsid w:val="001C290C"/>
    <w:rsid w:val="001C559F"/>
    <w:rsid w:val="001D1845"/>
    <w:rsid w:val="001D390A"/>
    <w:rsid w:val="001E1E6F"/>
    <w:rsid w:val="001E2D40"/>
    <w:rsid w:val="001E2D65"/>
    <w:rsid w:val="001E4440"/>
    <w:rsid w:val="001E6195"/>
    <w:rsid w:val="001F1083"/>
    <w:rsid w:val="001F2E65"/>
    <w:rsid w:val="001F381E"/>
    <w:rsid w:val="001F69C5"/>
    <w:rsid w:val="001F6F5D"/>
    <w:rsid w:val="001F6F7F"/>
    <w:rsid w:val="0020336C"/>
    <w:rsid w:val="002041EE"/>
    <w:rsid w:val="002050F0"/>
    <w:rsid w:val="00207668"/>
    <w:rsid w:val="00207FBB"/>
    <w:rsid w:val="0021206C"/>
    <w:rsid w:val="00212CAE"/>
    <w:rsid w:val="0021350D"/>
    <w:rsid w:val="00216F60"/>
    <w:rsid w:val="0022088C"/>
    <w:rsid w:val="00221498"/>
    <w:rsid w:val="0022188B"/>
    <w:rsid w:val="002230A9"/>
    <w:rsid w:val="00223411"/>
    <w:rsid w:val="00223635"/>
    <w:rsid w:val="00223B59"/>
    <w:rsid w:val="0022527A"/>
    <w:rsid w:val="00225DDE"/>
    <w:rsid w:val="0022609B"/>
    <w:rsid w:val="00227D81"/>
    <w:rsid w:val="00234FE8"/>
    <w:rsid w:val="00235D72"/>
    <w:rsid w:val="002365B6"/>
    <w:rsid w:val="002404E2"/>
    <w:rsid w:val="002411FB"/>
    <w:rsid w:val="0024396F"/>
    <w:rsid w:val="0024461C"/>
    <w:rsid w:val="00244902"/>
    <w:rsid w:val="00244AF3"/>
    <w:rsid w:val="00244B58"/>
    <w:rsid w:val="00245C8F"/>
    <w:rsid w:val="00246880"/>
    <w:rsid w:val="00246D11"/>
    <w:rsid w:val="00247585"/>
    <w:rsid w:val="00250B8B"/>
    <w:rsid w:val="002514E7"/>
    <w:rsid w:val="002523E0"/>
    <w:rsid w:val="0025392D"/>
    <w:rsid w:val="0025476A"/>
    <w:rsid w:val="00254AF7"/>
    <w:rsid w:val="002550AE"/>
    <w:rsid w:val="002562F1"/>
    <w:rsid w:val="00256703"/>
    <w:rsid w:val="00256D6B"/>
    <w:rsid w:val="002610BB"/>
    <w:rsid w:val="002614DE"/>
    <w:rsid w:val="002646DF"/>
    <w:rsid w:val="00265DD1"/>
    <w:rsid w:val="00271571"/>
    <w:rsid w:val="00273EC9"/>
    <w:rsid w:val="0027565D"/>
    <w:rsid w:val="00275D3A"/>
    <w:rsid w:val="00276D94"/>
    <w:rsid w:val="00277597"/>
    <w:rsid w:val="00277D18"/>
    <w:rsid w:val="002806F0"/>
    <w:rsid w:val="00281BCC"/>
    <w:rsid w:val="002864E8"/>
    <w:rsid w:val="00287B54"/>
    <w:rsid w:val="002903E9"/>
    <w:rsid w:val="00290672"/>
    <w:rsid w:val="00291D25"/>
    <w:rsid w:val="00291EAD"/>
    <w:rsid w:val="00292C0C"/>
    <w:rsid w:val="002954D8"/>
    <w:rsid w:val="002961CC"/>
    <w:rsid w:val="002A477B"/>
    <w:rsid w:val="002A4DB5"/>
    <w:rsid w:val="002A77BC"/>
    <w:rsid w:val="002B3D35"/>
    <w:rsid w:val="002B4CE0"/>
    <w:rsid w:val="002B76A4"/>
    <w:rsid w:val="002B7F2F"/>
    <w:rsid w:val="002C0210"/>
    <w:rsid w:val="002C19AE"/>
    <w:rsid w:val="002C2087"/>
    <w:rsid w:val="002C2D65"/>
    <w:rsid w:val="002C3506"/>
    <w:rsid w:val="002C6F28"/>
    <w:rsid w:val="002D0C82"/>
    <w:rsid w:val="002D2319"/>
    <w:rsid w:val="002D4947"/>
    <w:rsid w:val="002E20CC"/>
    <w:rsid w:val="002E2B96"/>
    <w:rsid w:val="002E499A"/>
    <w:rsid w:val="002E6189"/>
    <w:rsid w:val="002E735C"/>
    <w:rsid w:val="002E77D3"/>
    <w:rsid w:val="002F0C9F"/>
    <w:rsid w:val="002F2EFA"/>
    <w:rsid w:val="003004C4"/>
    <w:rsid w:val="00305570"/>
    <w:rsid w:val="00310065"/>
    <w:rsid w:val="003112FA"/>
    <w:rsid w:val="00311A95"/>
    <w:rsid w:val="003136F5"/>
    <w:rsid w:val="003159D3"/>
    <w:rsid w:val="00316D04"/>
    <w:rsid w:val="00317F0C"/>
    <w:rsid w:val="00323B19"/>
    <w:rsid w:val="00323EE4"/>
    <w:rsid w:val="003246D7"/>
    <w:rsid w:val="00324C3E"/>
    <w:rsid w:val="003250CB"/>
    <w:rsid w:val="0032594B"/>
    <w:rsid w:val="00325D65"/>
    <w:rsid w:val="003276DC"/>
    <w:rsid w:val="00327774"/>
    <w:rsid w:val="00330ADC"/>
    <w:rsid w:val="003318D8"/>
    <w:rsid w:val="003342E5"/>
    <w:rsid w:val="003412CA"/>
    <w:rsid w:val="00342FEB"/>
    <w:rsid w:val="00344856"/>
    <w:rsid w:val="00344A7E"/>
    <w:rsid w:val="00344ACA"/>
    <w:rsid w:val="00345001"/>
    <w:rsid w:val="0034631C"/>
    <w:rsid w:val="00347545"/>
    <w:rsid w:val="00352202"/>
    <w:rsid w:val="003522A8"/>
    <w:rsid w:val="00352F5D"/>
    <w:rsid w:val="0035341C"/>
    <w:rsid w:val="003541D9"/>
    <w:rsid w:val="0035450B"/>
    <w:rsid w:val="00356C7B"/>
    <w:rsid w:val="00357149"/>
    <w:rsid w:val="00360816"/>
    <w:rsid w:val="00362641"/>
    <w:rsid w:val="003630A4"/>
    <w:rsid w:val="00365BC3"/>
    <w:rsid w:val="00366815"/>
    <w:rsid w:val="00367C62"/>
    <w:rsid w:val="003701B4"/>
    <w:rsid w:val="003702F2"/>
    <w:rsid w:val="00374D17"/>
    <w:rsid w:val="003814AD"/>
    <w:rsid w:val="0038407E"/>
    <w:rsid w:val="0039294D"/>
    <w:rsid w:val="00393437"/>
    <w:rsid w:val="00396943"/>
    <w:rsid w:val="0039739E"/>
    <w:rsid w:val="003973FE"/>
    <w:rsid w:val="003A0140"/>
    <w:rsid w:val="003A1CF9"/>
    <w:rsid w:val="003A1FCB"/>
    <w:rsid w:val="003A2863"/>
    <w:rsid w:val="003A3E4C"/>
    <w:rsid w:val="003A5784"/>
    <w:rsid w:val="003A79AB"/>
    <w:rsid w:val="003B2A5F"/>
    <w:rsid w:val="003B450F"/>
    <w:rsid w:val="003B46FD"/>
    <w:rsid w:val="003B4B19"/>
    <w:rsid w:val="003B4CC1"/>
    <w:rsid w:val="003B654E"/>
    <w:rsid w:val="003B71AB"/>
    <w:rsid w:val="003C0A75"/>
    <w:rsid w:val="003C0F56"/>
    <w:rsid w:val="003C2ABC"/>
    <w:rsid w:val="003C2E97"/>
    <w:rsid w:val="003C328C"/>
    <w:rsid w:val="003C4BF3"/>
    <w:rsid w:val="003C54BF"/>
    <w:rsid w:val="003D0159"/>
    <w:rsid w:val="003D0865"/>
    <w:rsid w:val="003D3539"/>
    <w:rsid w:val="003D44AA"/>
    <w:rsid w:val="003D58F0"/>
    <w:rsid w:val="003D7E8F"/>
    <w:rsid w:val="003E0C13"/>
    <w:rsid w:val="003E0E2C"/>
    <w:rsid w:val="003E2DA9"/>
    <w:rsid w:val="003E57C6"/>
    <w:rsid w:val="003E5891"/>
    <w:rsid w:val="003E5D5D"/>
    <w:rsid w:val="003E6B7E"/>
    <w:rsid w:val="003F120F"/>
    <w:rsid w:val="003F31B3"/>
    <w:rsid w:val="003F3BFA"/>
    <w:rsid w:val="003F627D"/>
    <w:rsid w:val="003F76A6"/>
    <w:rsid w:val="00400D43"/>
    <w:rsid w:val="00401083"/>
    <w:rsid w:val="00401100"/>
    <w:rsid w:val="00401E0C"/>
    <w:rsid w:val="00402873"/>
    <w:rsid w:val="004067B6"/>
    <w:rsid w:val="00413B29"/>
    <w:rsid w:val="00416697"/>
    <w:rsid w:val="00417590"/>
    <w:rsid w:val="00425562"/>
    <w:rsid w:val="00425BAC"/>
    <w:rsid w:val="00426BC2"/>
    <w:rsid w:val="004301BE"/>
    <w:rsid w:val="00431F13"/>
    <w:rsid w:val="004325EE"/>
    <w:rsid w:val="00432B96"/>
    <w:rsid w:val="00432FBA"/>
    <w:rsid w:val="00434427"/>
    <w:rsid w:val="00435551"/>
    <w:rsid w:val="0043641B"/>
    <w:rsid w:val="00437D8F"/>
    <w:rsid w:val="00440B2C"/>
    <w:rsid w:val="00440CC9"/>
    <w:rsid w:val="00442827"/>
    <w:rsid w:val="00444E92"/>
    <w:rsid w:val="00445209"/>
    <w:rsid w:val="0044571E"/>
    <w:rsid w:val="00446271"/>
    <w:rsid w:val="0045054C"/>
    <w:rsid w:val="00451C9C"/>
    <w:rsid w:val="00451F15"/>
    <w:rsid w:val="00454E48"/>
    <w:rsid w:val="004551FE"/>
    <w:rsid w:val="00456291"/>
    <w:rsid w:val="00456E92"/>
    <w:rsid w:val="0046176E"/>
    <w:rsid w:val="004628C2"/>
    <w:rsid w:val="00462B8B"/>
    <w:rsid w:val="004638B3"/>
    <w:rsid w:val="004657D6"/>
    <w:rsid w:val="00471CDE"/>
    <w:rsid w:val="00472984"/>
    <w:rsid w:val="004735AF"/>
    <w:rsid w:val="004736C6"/>
    <w:rsid w:val="00475C9B"/>
    <w:rsid w:val="00476C01"/>
    <w:rsid w:val="004821CA"/>
    <w:rsid w:val="00483E42"/>
    <w:rsid w:val="00483EEB"/>
    <w:rsid w:val="00484494"/>
    <w:rsid w:val="00484B28"/>
    <w:rsid w:val="00486308"/>
    <w:rsid w:val="00486742"/>
    <w:rsid w:val="00487A67"/>
    <w:rsid w:val="00490E1B"/>
    <w:rsid w:val="004934E0"/>
    <w:rsid w:val="00494387"/>
    <w:rsid w:val="004960E2"/>
    <w:rsid w:val="004971B0"/>
    <w:rsid w:val="004A05E1"/>
    <w:rsid w:val="004A0C3D"/>
    <w:rsid w:val="004A1B89"/>
    <w:rsid w:val="004A40F7"/>
    <w:rsid w:val="004A799F"/>
    <w:rsid w:val="004A7E70"/>
    <w:rsid w:val="004B33EB"/>
    <w:rsid w:val="004B4765"/>
    <w:rsid w:val="004C170D"/>
    <w:rsid w:val="004C2ED2"/>
    <w:rsid w:val="004D01FD"/>
    <w:rsid w:val="004D085D"/>
    <w:rsid w:val="004D0B7E"/>
    <w:rsid w:val="004D336C"/>
    <w:rsid w:val="004D41EA"/>
    <w:rsid w:val="004D4DF9"/>
    <w:rsid w:val="004D4FC3"/>
    <w:rsid w:val="004D5983"/>
    <w:rsid w:val="004D5AF6"/>
    <w:rsid w:val="004D7447"/>
    <w:rsid w:val="004E058A"/>
    <w:rsid w:val="004E0634"/>
    <w:rsid w:val="004E5D3C"/>
    <w:rsid w:val="004E7D07"/>
    <w:rsid w:val="004F0995"/>
    <w:rsid w:val="004F0BB6"/>
    <w:rsid w:val="004F1C96"/>
    <w:rsid w:val="004F27CC"/>
    <w:rsid w:val="00500AB8"/>
    <w:rsid w:val="005032FA"/>
    <w:rsid w:val="0050442D"/>
    <w:rsid w:val="00504EB7"/>
    <w:rsid w:val="00507317"/>
    <w:rsid w:val="005104E3"/>
    <w:rsid w:val="00510BE5"/>
    <w:rsid w:val="00511F26"/>
    <w:rsid w:val="00512355"/>
    <w:rsid w:val="00513BCB"/>
    <w:rsid w:val="0051565B"/>
    <w:rsid w:val="0051699F"/>
    <w:rsid w:val="00517E94"/>
    <w:rsid w:val="00520931"/>
    <w:rsid w:val="00525398"/>
    <w:rsid w:val="00526F82"/>
    <w:rsid w:val="00531DD2"/>
    <w:rsid w:val="005348F0"/>
    <w:rsid w:val="00534B15"/>
    <w:rsid w:val="005372DF"/>
    <w:rsid w:val="00537DAA"/>
    <w:rsid w:val="005431E5"/>
    <w:rsid w:val="005441AB"/>
    <w:rsid w:val="00544489"/>
    <w:rsid w:val="00544914"/>
    <w:rsid w:val="00551C3D"/>
    <w:rsid w:val="00551F2B"/>
    <w:rsid w:val="0055372B"/>
    <w:rsid w:val="0055508D"/>
    <w:rsid w:val="0055562C"/>
    <w:rsid w:val="00555C1E"/>
    <w:rsid w:val="0055650D"/>
    <w:rsid w:val="005576B9"/>
    <w:rsid w:val="00561C22"/>
    <w:rsid w:val="0056229B"/>
    <w:rsid w:val="00563F2C"/>
    <w:rsid w:val="00565B37"/>
    <w:rsid w:val="00566888"/>
    <w:rsid w:val="0057047E"/>
    <w:rsid w:val="00572125"/>
    <w:rsid w:val="0057247B"/>
    <w:rsid w:val="00575248"/>
    <w:rsid w:val="00575BA1"/>
    <w:rsid w:val="005769E1"/>
    <w:rsid w:val="005771A1"/>
    <w:rsid w:val="00581B38"/>
    <w:rsid w:val="00584FEC"/>
    <w:rsid w:val="0058523E"/>
    <w:rsid w:val="005856B9"/>
    <w:rsid w:val="00585FB1"/>
    <w:rsid w:val="005867FD"/>
    <w:rsid w:val="005871E0"/>
    <w:rsid w:val="00591082"/>
    <w:rsid w:val="005914F1"/>
    <w:rsid w:val="005916AC"/>
    <w:rsid w:val="005918BE"/>
    <w:rsid w:val="0059190D"/>
    <w:rsid w:val="0059384F"/>
    <w:rsid w:val="00596D08"/>
    <w:rsid w:val="005A1412"/>
    <w:rsid w:val="005A1911"/>
    <w:rsid w:val="005A21CB"/>
    <w:rsid w:val="005A2920"/>
    <w:rsid w:val="005A4C82"/>
    <w:rsid w:val="005A55A8"/>
    <w:rsid w:val="005B009C"/>
    <w:rsid w:val="005B346A"/>
    <w:rsid w:val="005B4727"/>
    <w:rsid w:val="005B4F65"/>
    <w:rsid w:val="005C03AC"/>
    <w:rsid w:val="005C207A"/>
    <w:rsid w:val="005C3D1A"/>
    <w:rsid w:val="005C49FA"/>
    <w:rsid w:val="005C75BD"/>
    <w:rsid w:val="005D1854"/>
    <w:rsid w:val="005D3EED"/>
    <w:rsid w:val="005D444B"/>
    <w:rsid w:val="005D5503"/>
    <w:rsid w:val="005D68B6"/>
    <w:rsid w:val="005E2512"/>
    <w:rsid w:val="005E3E9B"/>
    <w:rsid w:val="005E4D84"/>
    <w:rsid w:val="005E512E"/>
    <w:rsid w:val="005E5279"/>
    <w:rsid w:val="005E5895"/>
    <w:rsid w:val="005E73AE"/>
    <w:rsid w:val="005F10CA"/>
    <w:rsid w:val="005F2F57"/>
    <w:rsid w:val="00606150"/>
    <w:rsid w:val="00607AE8"/>
    <w:rsid w:val="0061189A"/>
    <w:rsid w:val="00614416"/>
    <w:rsid w:val="0061530A"/>
    <w:rsid w:val="0061620C"/>
    <w:rsid w:val="006167F7"/>
    <w:rsid w:val="00616A3E"/>
    <w:rsid w:val="00635D89"/>
    <w:rsid w:val="00637B99"/>
    <w:rsid w:val="00640E14"/>
    <w:rsid w:val="00640E4B"/>
    <w:rsid w:val="00642F3E"/>
    <w:rsid w:val="006458F7"/>
    <w:rsid w:val="006477B0"/>
    <w:rsid w:val="00650B61"/>
    <w:rsid w:val="00651C90"/>
    <w:rsid w:val="00652016"/>
    <w:rsid w:val="00652456"/>
    <w:rsid w:val="0065311A"/>
    <w:rsid w:val="00653A6C"/>
    <w:rsid w:val="006541CD"/>
    <w:rsid w:val="00654472"/>
    <w:rsid w:val="00654563"/>
    <w:rsid w:val="00655334"/>
    <w:rsid w:val="00657293"/>
    <w:rsid w:val="00661919"/>
    <w:rsid w:val="00662DE8"/>
    <w:rsid w:val="00663063"/>
    <w:rsid w:val="00663640"/>
    <w:rsid w:val="0066599C"/>
    <w:rsid w:val="006659DD"/>
    <w:rsid w:val="0067235E"/>
    <w:rsid w:val="006725D5"/>
    <w:rsid w:val="00675469"/>
    <w:rsid w:val="00677663"/>
    <w:rsid w:val="00677CBF"/>
    <w:rsid w:val="006813E1"/>
    <w:rsid w:val="00687461"/>
    <w:rsid w:val="006905B9"/>
    <w:rsid w:val="0069095F"/>
    <w:rsid w:val="006912B6"/>
    <w:rsid w:val="00692A47"/>
    <w:rsid w:val="00692BE2"/>
    <w:rsid w:val="00693B6A"/>
    <w:rsid w:val="00696628"/>
    <w:rsid w:val="00696976"/>
    <w:rsid w:val="00696ACC"/>
    <w:rsid w:val="006A26A0"/>
    <w:rsid w:val="006A2A8D"/>
    <w:rsid w:val="006A2D40"/>
    <w:rsid w:val="006A39C6"/>
    <w:rsid w:val="006A4EB9"/>
    <w:rsid w:val="006A55A5"/>
    <w:rsid w:val="006A66AB"/>
    <w:rsid w:val="006B0549"/>
    <w:rsid w:val="006B756E"/>
    <w:rsid w:val="006B7E27"/>
    <w:rsid w:val="006C0CD1"/>
    <w:rsid w:val="006C1226"/>
    <w:rsid w:val="006C128D"/>
    <w:rsid w:val="006C277A"/>
    <w:rsid w:val="006C57A5"/>
    <w:rsid w:val="006C72E6"/>
    <w:rsid w:val="006D2BCD"/>
    <w:rsid w:val="006D6F3B"/>
    <w:rsid w:val="006E22F8"/>
    <w:rsid w:val="006E2AAD"/>
    <w:rsid w:val="006E3879"/>
    <w:rsid w:val="006E4AC2"/>
    <w:rsid w:val="006F0958"/>
    <w:rsid w:val="006F54F8"/>
    <w:rsid w:val="006F55BF"/>
    <w:rsid w:val="006F6062"/>
    <w:rsid w:val="006F76F2"/>
    <w:rsid w:val="00702E29"/>
    <w:rsid w:val="00704382"/>
    <w:rsid w:val="007045C5"/>
    <w:rsid w:val="0070639F"/>
    <w:rsid w:val="00707C61"/>
    <w:rsid w:val="0071024A"/>
    <w:rsid w:val="00710CFE"/>
    <w:rsid w:val="00712427"/>
    <w:rsid w:val="00712A27"/>
    <w:rsid w:val="00712FA7"/>
    <w:rsid w:val="00716EBC"/>
    <w:rsid w:val="007208E0"/>
    <w:rsid w:val="00720E85"/>
    <w:rsid w:val="007215A1"/>
    <w:rsid w:val="007264B3"/>
    <w:rsid w:val="007314AD"/>
    <w:rsid w:val="00733572"/>
    <w:rsid w:val="007342C4"/>
    <w:rsid w:val="007356B6"/>
    <w:rsid w:val="00737715"/>
    <w:rsid w:val="00737C8F"/>
    <w:rsid w:val="007402DA"/>
    <w:rsid w:val="007405C9"/>
    <w:rsid w:val="00741365"/>
    <w:rsid w:val="007459C7"/>
    <w:rsid w:val="00746F5D"/>
    <w:rsid w:val="00747C3E"/>
    <w:rsid w:val="00750B56"/>
    <w:rsid w:val="00750E11"/>
    <w:rsid w:val="00751D53"/>
    <w:rsid w:val="00756A6A"/>
    <w:rsid w:val="00757A6F"/>
    <w:rsid w:val="00761C8F"/>
    <w:rsid w:val="0076359B"/>
    <w:rsid w:val="0076677C"/>
    <w:rsid w:val="0076757A"/>
    <w:rsid w:val="007708D8"/>
    <w:rsid w:val="00770C68"/>
    <w:rsid w:val="007710A3"/>
    <w:rsid w:val="00772DE5"/>
    <w:rsid w:val="00773132"/>
    <w:rsid w:val="007749B3"/>
    <w:rsid w:val="00776B24"/>
    <w:rsid w:val="00782035"/>
    <w:rsid w:val="0078328D"/>
    <w:rsid w:val="00783CFB"/>
    <w:rsid w:val="00784E43"/>
    <w:rsid w:val="0078542A"/>
    <w:rsid w:val="00786879"/>
    <w:rsid w:val="00786B6E"/>
    <w:rsid w:val="00786BA1"/>
    <w:rsid w:val="00786E6C"/>
    <w:rsid w:val="00790339"/>
    <w:rsid w:val="00790D24"/>
    <w:rsid w:val="007947CC"/>
    <w:rsid w:val="007A247C"/>
    <w:rsid w:val="007A30C4"/>
    <w:rsid w:val="007A50C8"/>
    <w:rsid w:val="007A62F7"/>
    <w:rsid w:val="007B3FCC"/>
    <w:rsid w:val="007B4BEA"/>
    <w:rsid w:val="007B6599"/>
    <w:rsid w:val="007C52EB"/>
    <w:rsid w:val="007C54CA"/>
    <w:rsid w:val="007C702D"/>
    <w:rsid w:val="007C7631"/>
    <w:rsid w:val="007C7E5C"/>
    <w:rsid w:val="007D08E2"/>
    <w:rsid w:val="007D3D56"/>
    <w:rsid w:val="007D5070"/>
    <w:rsid w:val="007D5698"/>
    <w:rsid w:val="007D6609"/>
    <w:rsid w:val="007E0C0C"/>
    <w:rsid w:val="007E1446"/>
    <w:rsid w:val="007E2411"/>
    <w:rsid w:val="007E25A7"/>
    <w:rsid w:val="007E3183"/>
    <w:rsid w:val="007E4D77"/>
    <w:rsid w:val="007E6B34"/>
    <w:rsid w:val="007F205A"/>
    <w:rsid w:val="007F36EF"/>
    <w:rsid w:val="007F7318"/>
    <w:rsid w:val="007F79DA"/>
    <w:rsid w:val="00801CE9"/>
    <w:rsid w:val="00801F73"/>
    <w:rsid w:val="00812906"/>
    <w:rsid w:val="0081403A"/>
    <w:rsid w:val="00814698"/>
    <w:rsid w:val="00817A6A"/>
    <w:rsid w:val="008206F0"/>
    <w:rsid w:val="00825825"/>
    <w:rsid w:val="00825FF9"/>
    <w:rsid w:val="00827BA6"/>
    <w:rsid w:val="00827F7F"/>
    <w:rsid w:val="00831430"/>
    <w:rsid w:val="00831860"/>
    <w:rsid w:val="00832F97"/>
    <w:rsid w:val="0083331E"/>
    <w:rsid w:val="00836744"/>
    <w:rsid w:val="0084406A"/>
    <w:rsid w:val="00851EDC"/>
    <w:rsid w:val="00853DA0"/>
    <w:rsid w:val="00853E72"/>
    <w:rsid w:val="00855B20"/>
    <w:rsid w:val="00856B64"/>
    <w:rsid w:val="008608F9"/>
    <w:rsid w:val="0086189C"/>
    <w:rsid w:val="00861EBF"/>
    <w:rsid w:val="0086440B"/>
    <w:rsid w:val="00864E82"/>
    <w:rsid w:val="008664EF"/>
    <w:rsid w:val="008703AC"/>
    <w:rsid w:val="008727FE"/>
    <w:rsid w:val="0087364B"/>
    <w:rsid w:val="00875492"/>
    <w:rsid w:val="0087691C"/>
    <w:rsid w:val="008769EC"/>
    <w:rsid w:val="00877736"/>
    <w:rsid w:val="00877B5C"/>
    <w:rsid w:val="008803B2"/>
    <w:rsid w:val="0088276A"/>
    <w:rsid w:val="00883829"/>
    <w:rsid w:val="00883C37"/>
    <w:rsid w:val="00890585"/>
    <w:rsid w:val="00892603"/>
    <w:rsid w:val="00893BD6"/>
    <w:rsid w:val="00894213"/>
    <w:rsid w:val="008961B7"/>
    <w:rsid w:val="0089649E"/>
    <w:rsid w:val="00896F58"/>
    <w:rsid w:val="008A067A"/>
    <w:rsid w:val="008A2CA7"/>
    <w:rsid w:val="008A6D89"/>
    <w:rsid w:val="008A7EEE"/>
    <w:rsid w:val="008B06B8"/>
    <w:rsid w:val="008B171C"/>
    <w:rsid w:val="008B2539"/>
    <w:rsid w:val="008B32D6"/>
    <w:rsid w:val="008B455D"/>
    <w:rsid w:val="008B7098"/>
    <w:rsid w:val="008B72C2"/>
    <w:rsid w:val="008C1237"/>
    <w:rsid w:val="008C3705"/>
    <w:rsid w:val="008C3990"/>
    <w:rsid w:val="008C5055"/>
    <w:rsid w:val="008C5F1E"/>
    <w:rsid w:val="008C6A51"/>
    <w:rsid w:val="008D35CD"/>
    <w:rsid w:val="008D7E58"/>
    <w:rsid w:val="008E22A6"/>
    <w:rsid w:val="008E2340"/>
    <w:rsid w:val="008E6264"/>
    <w:rsid w:val="008F042D"/>
    <w:rsid w:val="008F2B74"/>
    <w:rsid w:val="008F65F3"/>
    <w:rsid w:val="0090469E"/>
    <w:rsid w:val="009055CC"/>
    <w:rsid w:val="00906024"/>
    <w:rsid w:val="00906336"/>
    <w:rsid w:val="00906410"/>
    <w:rsid w:val="00906C46"/>
    <w:rsid w:val="0090706A"/>
    <w:rsid w:val="009076A7"/>
    <w:rsid w:val="00910E29"/>
    <w:rsid w:val="009125E5"/>
    <w:rsid w:val="00915EF3"/>
    <w:rsid w:val="00916D71"/>
    <w:rsid w:val="00917B10"/>
    <w:rsid w:val="00920838"/>
    <w:rsid w:val="0092174E"/>
    <w:rsid w:val="00922EAB"/>
    <w:rsid w:val="00926D15"/>
    <w:rsid w:val="00931DCC"/>
    <w:rsid w:val="00934E4B"/>
    <w:rsid w:val="00935F29"/>
    <w:rsid w:val="0094000E"/>
    <w:rsid w:val="009404AE"/>
    <w:rsid w:val="009405B6"/>
    <w:rsid w:val="00940F30"/>
    <w:rsid w:val="00941E5E"/>
    <w:rsid w:val="009465AE"/>
    <w:rsid w:val="0094745B"/>
    <w:rsid w:val="00947E3A"/>
    <w:rsid w:val="00952C97"/>
    <w:rsid w:val="00955538"/>
    <w:rsid w:val="00956196"/>
    <w:rsid w:val="009609D0"/>
    <w:rsid w:val="00961F87"/>
    <w:rsid w:val="00962AE5"/>
    <w:rsid w:val="00964F4A"/>
    <w:rsid w:val="00965E11"/>
    <w:rsid w:val="00971BFE"/>
    <w:rsid w:val="00973D7A"/>
    <w:rsid w:val="0097407C"/>
    <w:rsid w:val="00975E97"/>
    <w:rsid w:val="00975EAF"/>
    <w:rsid w:val="009760F2"/>
    <w:rsid w:val="009767CA"/>
    <w:rsid w:val="00980158"/>
    <w:rsid w:val="00982DD5"/>
    <w:rsid w:val="009839A9"/>
    <w:rsid w:val="00984B3A"/>
    <w:rsid w:val="00987A0D"/>
    <w:rsid w:val="0099177E"/>
    <w:rsid w:val="00991FDE"/>
    <w:rsid w:val="0099230F"/>
    <w:rsid w:val="00992B34"/>
    <w:rsid w:val="00995DBE"/>
    <w:rsid w:val="00997171"/>
    <w:rsid w:val="009A109C"/>
    <w:rsid w:val="009A36E6"/>
    <w:rsid w:val="009A3D49"/>
    <w:rsid w:val="009A720E"/>
    <w:rsid w:val="009B02A1"/>
    <w:rsid w:val="009B0795"/>
    <w:rsid w:val="009B0A2C"/>
    <w:rsid w:val="009B3774"/>
    <w:rsid w:val="009B4198"/>
    <w:rsid w:val="009B5D41"/>
    <w:rsid w:val="009B6315"/>
    <w:rsid w:val="009B7909"/>
    <w:rsid w:val="009C0046"/>
    <w:rsid w:val="009C2306"/>
    <w:rsid w:val="009C2E96"/>
    <w:rsid w:val="009C452A"/>
    <w:rsid w:val="009C5C83"/>
    <w:rsid w:val="009C6934"/>
    <w:rsid w:val="009C6D23"/>
    <w:rsid w:val="009C6E4E"/>
    <w:rsid w:val="009D01F4"/>
    <w:rsid w:val="009D044A"/>
    <w:rsid w:val="009D1AD9"/>
    <w:rsid w:val="009D37F1"/>
    <w:rsid w:val="009D5470"/>
    <w:rsid w:val="009D634E"/>
    <w:rsid w:val="009D7F96"/>
    <w:rsid w:val="009E4501"/>
    <w:rsid w:val="009F2613"/>
    <w:rsid w:val="009F27DB"/>
    <w:rsid w:val="009F2927"/>
    <w:rsid w:val="009F7796"/>
    <w:rsid w:val="009F7A2E"/>
    <w:rsid w:val="00A000F3"/>
    <w:rsid w:val="00A014CC"/>
    <w:rsid w:val="00A035E8"/>
    <w:rsid w:val="00A05495"/>
    <w:rsid w:val="00A062D0"/>
    <w:rsid w:val="00A10A21"/>
    <w:rsid w:val="00A10A9E"/>
    <w:rsid w:val="00A11BC5"/>
    <w:rsid w:val="00A1238B"/>
    <w:rsid w:val="00A128C3"/>
    <w:rsid w:val="00A22807"/>
    <w:rsid w:val="00A23C82"/>
    <w:rsid w:val="00A24521"/>
    <w:rsid w:val="00A24F1D"/>
    <w:rsid w:val="00A25781"/>
    <w:rsid w:val="00A261D9"/>
    <w:rsid w:val="00A266CC"/>
    <w:rsid w:val="00A30E93"/>
    <w:rsid w:val="00A336F1"/>
    <w:rsid w:val="00A34DD4"/>
    <w:rsid w:val="00A34F0A"/>
    <w:rsid w:val="00A34FB1"/>
    <w:rsid w:val="00A3509B"/>
    <w:rsid w:val="00A4136A"/>
    <w:rsid w:val="00A41753"/>
    <w:rsid w:val="00A4240C"/>
    <w:rsid w:val="00A4368E"/>
    <w:rsid w:val="00A44DA3"/>
    <w:rsid w:val="00A47C0A"/>
    <w:rsid w:val="00A47C4F"/>
    <w:rsid w:val="00A47CB9"/>
    <w:rsid w:val="00A51163"/>
    <w:rsid w:val="00A5310F"/>
    <w:rsid w:val="00A53757"/>
    <w:rsid w:val="00A53991"/>
    <w:rsid w:val="00A54EA2"/>
    <w:rsid w:val="00A6014F"/>
    <w:rsid w:val="00A61B5E"/>
    <w:rsid w:val="00A621E9"/>
    <w:rsid w:val="00A64F38"/>
    <w:rsid w:val="00A666B2"/>
    <w:rsid w:val="00A66F08"/>
    <w:rsid w:val="00A67448"/>
    <w:rsid w:val="00A710D2"/>
    <w:rsid w:val="00A71397"/>
    <w:rsid w:val="00A7451F"/>
    <w:rsid w:val="00A74886"/>
    <w:rsid w:val="00A75FCF"/>
    <w:rsid w:val="00A77131"/>
    <w:rsid w:val="00A81641"/>
    <w:rsid w:val="00A84538"/>
    <w:rsid w:val="00A8554F"/>
    <w:rsid w:val="00A86547"/>
    <w:rsid w:val="00A8759A"/>
    <w:rsid w:val="00A9002C"/>
    <w:rsid w:val="00A9015A"/>
    <w:rsid w:val="00A92842"/>
    <w:rsid w:val="00A93DDD"/>
    <w:rsid w:val="00A94F68"/>
    <w:rsid w:val="00AA2A38"/>
    <w:rsid w:val="00AA33E4"/>
    <w:rsid w:val="00AA523B"/>
    <w:rsid w:val="00AA57E7"/>
    <w:rsid w:val="00AA7A9C"/>
    <w:rsid w:val="00AB0608"/>
    <w:rsid w:val="00AB10A6"/>
    <w:rsid w:val="00AB12DC"/>
    <w:rsid w:val="00AB1B15"/>
    <w:rsid w:val="00AB3231"/>
    <w:rsid w:val="00AB380B"/>
    <w:rsid w:val="00AB5840"/>
    <w:rsid w:val="00AB5B13"/>
    <w:rsid w:val="00AB606E"/>
    <w:rsid w:val="00AB6812"/>
    <w:rsid w:val="00AB7609"/>
    <w:rsid w:val="00AB7EC9"/>
    <w:rsid w:val="00AC143B"/>
    <w:rsid w:val="00AC332B"/>
    <w:rsid w:val="00AC39C8"/>
    <w:rsid w:val="00AD1161"/>
    <w:rsid w:val="00AD4369"/>
    <w:rsid w:val="00AD4C00"/>
    <w:rsid w:val="00AD5187"/>
    <w:rsid w:val="00AD7CB5"/>
    <w:rsid w:val="00AE02DD"/>
    <w:rsid w:val="00AE1442"/>
    <w:rsid w:val="00AE6EF8"/>
    <w:rsid w:val="00AF4219"/>
    <w:rsid w:val="00AF577E"/>
    <w:rsid w:val="00AF612F"/>
    <w:rsid w:val="00AF70C2"/>
    <w:rsid w:val="00B01954"/>
    <w:rsid w:val="00B025E1"/>
    <w:rsid w:val="00B0302B"/>
    <w:rsid w:val="00B045B7"/>
    <w:rsid w:val="00B0514A"/>
    <w:rsid w:val="00B051C8"/>
    <w:rsid w:val="00B06BC2"/>
    <w:rsid w:val="00B10B2E"/>
    <w:rsid w:val="00B11FB2"/>
    <w:rsid w:val="00B161C2"/>
    <w:rsid w:val="00B17182"/>
    <w:rsid w:val="00B20CCC"/>
    <w:rsid w:val="00B21421"/>
    <w:rsid w:val="00B21E5B"/>
    <w:rsid w:val="00B22A37"/>
    <w:rsid w:val="00B23376"/>
    <w:rsid w:val="00B23535"/>
    <w:rsid w:val="00B253DB"/>
    <w:rsid w:val="00B25F5E"/>
    <w:rsid w:val="00B27492"/>
    <w:rsid w:val="00B30226"/>
    <w:rsid w:val="00B303D5"/>
    <w:rsid w:val="00B30738"/>
    <w:rsid w:val="00B32A05"/>
    <w:rsid w:val="00B37365"/>
    <w:rsid w:val="00B408FF"/>
    <w:rsid w:val="00B40E14"/>
    <w:rsid w:val="00B42285"/>
    <w:rsid w:val="00B42B78"/>
    <w:rsid w:val="00B47D5F"/>
    <w:rsid w:val="00B47F3D"/>
    <w:rsid w:val="00B53E46"/>
    <w:rsid w:val="00B54590"/>
    <w:rsid w:val="00B55390"/>
    <w:rsid w:val="00B5703F"/>
    <w:rsid w:val="00B57CBB"/>
    <w:rsid w:val="00B60C26"/>
    <w:rsid w:val="00B60E38"/>
    <w:rsid w:val="00B61D8E"/>
    <w:rsid w:val="00B63222"/>
    <w:rsid w:val="00B6541D"/>
    <w:rsid w:val="00B6697A"/>
    <w:rsid w:val="00B67903"/>
    <w:rsid w:val="00B72153"/>
    <w:rsid w:val="00B74AA7"/>
    <w:rsid w:val="00B75991"/>
    <w:rsid w:val="00B75DE2"/>
    <w:rsid w:val="00B7680C"/>
    <w:rsid w:val="00B77EFA"/>
    <w:rsid w:val="00B809A9"/>
    <w:rsid w:val="00B826D4"/>
    <w:rsid w:val="00B8576B"/>
    <w:rsid w:val="00B869B1"/>
    <w:rsid w:val="00B87045"/>
    <w:rsid w:val="00B87492"/>
    <w:rsid w:val="00B91ED3"/>
    <w:rsid w:val="00B92B90"/>
    <w:rsid w:val="00B92FD9"/>
    <w:rsid w:val="00B9498D"/>
    <w:rsid w:val="00B965E8"/>
    <w:rsid w:val="00BA0FA0"/>
    <w:rsid w:val="00BA3AC8"/>
    <w:rsid w:val="00BA4481"/>
    <w:rsid w:val="00BA4D21"/>
    <w:rsid w:val="00BA5285"/>
    <w:rsid w:val="00BB065D"/>
    <w:rsid w:val="00BB2620"/>
    <w:rsid w:val="00BB2692"/>
    <w:rsid w:val="00BB40C9"/>
    <w:rsid w:val="00BB552B"/>
    <w:rsid w:val="00BB5CDF"/>
    <w:rsid w:val="00BB6C11"/>
    <w:rsid w:val="00BC1F07"/>
    <w:rsid w:val="00BC2947"/>
    <w:rsid w:val="00BC30EB"/>
    <w:rsid w:val="00BC53D6"/>
    <w:rsid w:val="00BC763E"/>
    <w:rsid w:val="00BD590D"/>
    <w:rsid w:val="00BD5D90"/>
    <w:rsid w:val="00BD6013"/>
    <w:rsid w:val="00BD7704"/>
    <w:rsid w:val="00BE07B3"/>
    <w:rsid w:val="00BE2F60"/>
    <w:rsid w:val="00BE4353"/>
    <w:rsid w:val="00BE48CB"/>
    <w:rsid w:val="00BE6493"/>
    <w:rsid w:val="00BF2293"/>
    <w:rsid w:val="00BF4062"/>
    <w:rsid w:val="00BF40C3"/>
    <w:rsid w:val="00BF5297"/>
    <w:rsid w:val="00BF7294"/>
    <w:rsid w:val="00BF7983"/>
    <w:rsid w:val="00C01153"/>
    <w:rsid w:val="00C02E37"/>
    <w:rsid w:val="00C0622C"/>
    <w:rsid w:val="00C06ED2"/>
    <w:rsid w:val="00C072AD"/>
    <w:rsid w:val="00C0762B"/>
    <w:rsid w:val="00C1087F"/>
    <w:rsid w:val="00C114D3"/>
    <w:rsid w:val="00C12149"/>
    <w:rsid w:val="00C13731"/>
    <w:rsid w:val="00C21F7B"/>
    <w:rsid w:val="00C25410"/>
    <w:rsid w:val="00C31203"/>
    <w:rsid w:val="00C3468C"/>
    <w:rsid w:val="00C36ECB"/>
    <w:rsid w:val="00C42F3F"/>
    <w:rsid w:val="00C45166"/>
    <w:rsid w:val="00C451F2"/>
    <w:rsid w:val="00C452C9"/>
    <w:rsid w:val="00C45E72"/>
    <w:rsid w:val="00C47C9E"/>
    <w:rsid w:val="00C51193"/>
    <w:rsid w:val="00C54BD4"/>
    <w:rsid w:val="00C55641"/>
    <w:rsid w:val="00C56E13"/>
    <w:rsid w:val="00C57BD8"/>
    <w:rsid w:val="00C6218A"/>
    <w:rsid w:val="00C649E0"/>
    <w:rsid w:val="00C65D74"/>
    <w:rsid w:val="00C664E3"/>
    <w:rsid w:val="00C66F27"/>
    <w:rsid w:val="00C700B6"/>
    <w:rsid w:val="00C72A1A"/>
    <w:rsid w:val="00C747C4"/>
    <w:rsid w:val="00C74E31"/>
    <w:rsid w:val="00C76A03"/>
    <w:rsid w:val="00C76AA7"/>
    <w:rsid w:val="00C7767F"/>
    <w:rsid w:val="00C812EE"/>
    <w:rsid w:val="00C82A22"/>
    <w:rsid w:val="00C8336A"/>
    <w:rsid w:val="00C84D27"/>
    <w:rsid w:val="00C86B68"/>
    <w:rsid w:val="00C90C3D"/>
    <w:rsid w:val="00C9149C"/>
    <w:rsid w:val="00C93151"/>
    <w:rsid w:val="00C93712"/>
    <w:rsid w:val="00C93D62"/>
    <w:rsid w:val="00C94039"/>
    <w:rsid w:val="00C94778"/>
    <w:rsid w:val="00C955EB"/>
    <w:rsid w:val="00C96A37"/>
    <w:rsid w:val="00CA2428"/>
    <w:rsid w:val="00CA3C6B"/>
    <w:rsid w:val="00CA5521"/>
    <w:rsid w:val="00CB063E"/>
    <w:rsid w:val="00CB2B8D"/>
    <w:rsid w:val="00CB422C"/>
    <w:rsid w:val="00CB717D"/>
    <w:rsid w:val="00CB7A3D"/>
    <w:rsid w:val="00CC3880"/>
    <w:rsid w:val="00CC4F24"/>
    <w:rsid w:val="00CC5915"/>
    <w:rsid w:val="00CC713A"/>
    <w:rsid w:val="00CD0F60"/>
    <w:rsid w:val="00CD2530"/>
    <w:rsid w:val="00CD2986"/>
    <w:rsid w:val="00CD2C67"/>
    <w:rsid w:val="00CD3710"/>
    <w:rsid w:val="00CD52EC"/>
    <w:rsid w:val="00CD63CC"/>
    <w:rsid w:val="00CE068F"/>
    <w:rsid w:val="00CE41F3"/>
    <w:rsid w:val="00CE4B96"/>
    <w:rsid w:val="00CF2471"/>
    <w:rsid w:val="00CF5C1D"/>
    <w:rsid w:val="00CF649D"/>
    <w:rsid w:val="00CF6B46"/>
    <w:rsid w:val="00CF7322"/>
    <w:rsid w:val="00CF76E2"/>
    <w:rsid w:val="00CF7D1E"/>
    <w:rsid w:val="00D02AB5"/>
    <w:rsid w:val="00D04150"/>
    <w:rsid w:val="00D06E8A"/>
    <w:rsid w:val="00D12FF0"/>
    <w:rsid w:val="00D13FCB"/>
    <w:rsid w:val="00D16DC6"/>
    <w:rsid w:val="00D174FD"/>
    <w:rsid w:val="00D178AB"/>
    <w:rsid w:val="00D17CAC"/>
    <w:rsid w:val="00D20D46"/>
    <w:rsid w:val="00D2150C"/>
    <w:rsid w:val="00D24907"/>
    <w:rsid w:val="00D25B07"/>
    <w:rsid w:val="00D27C05"/>
    <w:rsid w:val="00D30911"/>
    <w:rsid w:val="00D329C1"/>
    <w:rsid w:val="00D33538"/>
    <w:rsid w:val="00D33AE5"/>
    <w:rsid w:val="00D376EB"/>
    <w:rsid w:val="00D43DEC"/>
    <w:rsid w:val="00D44164"/>
    <w:rsid w:val="00D4766B"/>
    <w:rsid w:val="00D510BB"/>
    <w:rsid w:val="00D52C22"/>
    <w:rsid w:val="00D5559A"/>
    <w:rsid w:val="00D559FD"/>
    <w:rsid w:val="00D575EE"/>
    <w:rsid w:val="00D60567"/>
    <w:rsid w:val="00D608A9"/>
    <w:rsid w:val="00D60A72"/>
    <w:rsid w:val="00D6412F"/>
    <w:rsid w:val="00D66B03"/>
    <w:rsid w:val="00D7136D"/>
    <w:rsid w:val="00D71C19"/>
    <w:rsid w:val="00D72B9E"/>
    <w:rsid w:val="00D733EE"/>
    <w:rsid w:val="00D7365A"/>
    <w:rsid w:val="00D741A5"/>
    <w:rsid w:val="00D74A41"/>
    <w:rsid w:val="00D755E9"/>
    <w:rsid w:val="00D75EBC"/>
    <w:rsid w:val="00D81BDB"/>
    <w:rsid w:val="00D8203C"/>
    <w:rsid w:val="00D829BF"/>
    <w:rsid w:val="00D858F1"/>
    <w:rsid w:val="00D860E0"/>
    <w:rsid w:val="00D915D9"/>
    <w:rsid w:val="00D92565"/>
    <w:rsid w:val="00D92833"/>
    <w:rsid w:val="00D92F39"/>
    <w:rsid w:val="00D97665"/>
    <w:rsid w:val="00DA2141"/>
    <w:rsid w:val="00DA2931"/>
    <w:rsid w:val="00DA44AC"/>
    <w:rsid w:val="00DA47A0"/>
    <w:rsid w:val="00DA6CE6"/>
    <w:rsid w:val="00DB29EA"/>
    <w:rsid w:val="00DB368E"/>
    <w:rsid w:val="00DB4F97"/>
    <w:rsid w:val="00DB5A8C"/>
    <w:rsid w:val="00DC0A0C"/>
    <w:rsid w:val="00DC1920"/>
    <w:rsid w:val="00DC3359"/>
    <w:rsid w:val="00DC49CA"/>
    <w:rsid w:val="00DC65AF"/>
    <w:rsid w:val="00DC6E4B"/>
    <w:rsid w:val="00DD0A1E"/>
    <w:rsid w:val="00DD18DE"/>
    <w:rsid w:val="00DD3175"/>
    <w:rsid w:val="00DD382E"/>
    <w:rsid w:val="00DD3C8B"/>
    <w:rsid w:val="00DD57EB"/>
    <w:rsid w:val="00DD58FC"/>
    <w:rsid w:val="00DD7AF6"/>
    <w:rsid w:val="00DD7F06"/>
    <w:rsid w:val="00DE0338"/>
    <w:rsid w:val="00DE0C06"/>
    <w:rsid w:val="00DE4A1B"/>
    <w:rsid w:val="00DE4AD9"/>
    <w:rsid w:val="00DE5579"/>
    <w:rsid w:val="00DE59E7"/>
    <w:rsid w:val="00DE774A"/>
    <w:rsid w:val="00DF048F"/>
    <w:rsid w:val="00DF2E65"/>
    <w:rsid w:val="00DF4B15"/>
    <w:rsid w:val="00DF61D0"/>
    <w:rsid w:val="00E0494A"/>
    <w:rsid w:val="00E05D5A"/>
    <w:rsid w:val="00E06AF1"/>
    <w:rsid w:val="00E07EA9"/>
    <w:rsid w:val="00E1047E"/>
    <w:rsid w:val="00E11161"/>
    <w:rsid w:val="00E11676"/>
    <w:rsid w:val="00E13BB6"/>
    <w:rsid w:val="00E14B92"/>
    <w:rsid w:val="00E16DC7"/>
    <w:rsid w:val="00E16E2E"/>
    <w:rsid w:val="00E1787C"/>
    <w:rsid w:val="00E22C3A"/>
    <w:rsid w:val="00E254F0"/>
    <w:rsid w:val="00E2606A"/>
    <w:rsid w:val="00E272A7"/>
    <w:rsid w:val="00E30FDE"/>
    <w:rsid w:val="00E31B3D"/>
    <w:rsid w:val="00E32EB4"/>
    <w:rsid w:val="00E34CDE"/>
    <w:rsid w:val="00E3541A"/>
    <w:rsid w:val="00E35AB3"/>
    <w:rsid w:val="00E36136"/>
    <w:rsid w:val="00E37A70"/>
    <w:rsid w:val="00E41553"/>
    <w:rsid w:val="00E4247D"/>
    <w:rsid w:val="00E43CF0"/>
    <w:rsid w:val="00E447FB"/>
    <w:rsid w:val="00E47A48"/>
    <w:rsid w:val="00E5019C"/>
    <w:rsid w:val="00E510E6"/>
    <w:rsid w:val="00E51469"/>
    <w:rsid w:val="00E52C40"/>
    <w:rsid w:val="00E5334B"/>
    <w:rsid w:val="00E53F8C"/>
    <w:rsid w:val="00E55698"/>
    <w:rsid w:val="00E573D3"/>
    <w:rsid w:val="00E5749C"/>
    <w:rsid w:val="00E579F3"/>
    <w:rsid w:val="00E616CA"/>
    <w:rsid w:val="00E65143"/>
    <w:rsid w:val="00E66DA3"/>
    <w:rsid w:val="00E72301"/>
    <w:rsid w:val="00E73D56"/>
    <w:rsid w:val="00E763DE"/>
    <w:rsid w:val="00E77A2A"/>
    <w:rsid w:val="00E85FE1"/>
    <w:rsid w:val="00E90AFB"/>
    <w:rsid w:val="00E90FA8"/>
    <w:rsid w:val="00E9171A"/>
    <w:rsid w:val="00E91A89"/>
    <w:rsid w:val="00E92905"/>
    <w:rsid w:val="00E95BC9"/>
    <w:rsid w:val="00EA0C56"/>
    <w:rsid w:val="00EA43B4"/>
    <w:rsid w:val="00EA53AE"/>
    <w:rsid w:val="00EA77B7"/>
    <w:rsid w:val="00EA7C4F"/>
    <w:rsid w:val="00EA7C5F"/>
    <w:rsid w:val="00EB1FA6"/>
    <w:rsid w:val="00EB2469"/>
    <w:rsid w:val="00EB2FD5"/>
    <w:rsid w:val="00EB45E2"/>
    <w:rsid w:val="00EC1DFA"/>
    <w:rsid w:val="00EC25BB"/>
    <w:rsid w:val="00EC2C74"/>
    <w:rsid w:val="00EC2DCE"/>
    <w:rsid w:val="00EC4B9C"/>
    <w:rsid w:val="00EC4E48"/>
    <w:rsid w:val="00EC7EDF"/>
    <w:rsid w:val="00ED1D1B"/>
    <w:rsid w:val="00ED2F21"/>
    <w:rsid w:val="00ED5C57"/>
    <w:rsid w:val="00ED6D38"/>
    <w:rsid w:val="00ED7B03"/>
    <w:rsid w:val="00EE01C7"/>
    <w:rsid w:val="00EE02DE"/>
    <w:rsid w:val="00EE0D6F"/>
    <w:rsid w:val="00EE170F"/>
    <w:rsid w:val="00EE18CE"/>
    <w:rsid w:val="00EE3036"/>
    <w:rsid w:val="00EE39DE"/>
    <w:rsid w:val="00EE54AB"/>
    <w:rsid w:val="00EE5BD2"/>
    <w:rsid w:val="00EE647C"/>
    <w:rsid w:val="00EE72A3"/>
    <w:rsid w:val="00EE7EE4"/>
    <w:rsid w:val="00EF0EA7"/>
    <w:rsid w:val="00EF30C9"/>
    <w:rsid w:val="00EF37A6"/>
    <w:rsid w:val="00EF403C"/>
    <w:rsid w:val="00EF5AB0"/>
    <w:rsid w:val="00EF67C8"/>
    <w:rsid w:val="00EF76B5"/>
    <w:rsid w:val="00EF78E8"/>
    <w:rsid w:val="00F009CC"/>
    <w:rsid w:val="00F00EE2"/>
    <w:rsid w:val="00F01429"/>
    <w:rsid w:val="00F01CDC"/>
    <w:rsid w:val="00F02290"/>
    <w:rsid w:val="00F03DFC"/>
    <w:rsid w:val="00F0568D"/>
    <w:rsid w:val="00F05761"/>
    <w:rsid w:val="00F05AFA"/>
    <w:rsid w:val="00F07AB7"/>
    <w:rsid w:val="00F07E5D"/>
    <w:rsid w:val="00F107E5"/>
    <w:rsid w:val="00F1143F"/>
    <w:rsid w:val="00F1184D"/>
    <w:rsid w:val="00F15AC2"/>
    <w:rsid w:val="00F163A9"/>
    <w:rsid w:val="00F16FD6"/>
    <w:rsid w:val="00F172A5"/>
    <w:rsid w:val="00F2146F"/>
    <w:rsid w:val="00F226AD"/>
    <w:rsid w:val="00F226E0"/>
    <w:rsid w:val="00F246A7"/>
    <w:rsid w:val="00F24811"/>
    <w:rsid w:val="00F24F2A"/>
    <w:rsid w:val="00F25F50"/>
    <w:rsid w:val="00F278CB"/>
    <w:rsid w:val="00F30EFD"/>
    <w:rsid w:val="00F31879"/>
    <w:rsid w:val="00F31DB8"/>
    <w:rsid w:val="00F32A15"/>
    <w:rsid w:val="00F34C4F"/>
    <w:rsid w:val="00F37667"/>
    <w:rsid w:val="00F37A72"/>
    <w:rsid w:val="00F37EE6"/>
    <w:rsid w:val="00F446E1"/>
    <w:rsid w:val="00F46BBA"/>
    <w:rsid w:val="00F5044F"/>
    <w:rsid w:val="00F515A1"/>
    <w:rsid w:val="00F51601"/>
    <w:rsid w:val="00F5186A"/>
    <w:rsid w:val="00F5233D"/>
    <w:rsid w:val="00F52E89"/>
    <w:rsid w:val="00F53385"/>
    <w:rsid w:val="00F61389"/>
    <w:rsid w:val="00F61CBB"/>
    <w:rsid w:val="00F62956"/>
    <w:rsid w:val="00F62B4F"/>
    <w:rsid w:val="00F635B5"/>
    <w:rsid w:val="00F638DD"/>
    <w:rsid w:val="00F646EE"/>
    <w:rsid w:val="00F649BE"/>
    <w:rsid w:val="00F6657A"/>
    <w:rsid w:val="00F701EA"/>
    <w:rsid w:val="00F71B56"/>
    <w:rsid w:val="00F71BB9"/>
    <w:rsid w:val="00F73B28"/>
    <w:rsid w:val="00F74AED"/>
    <w:rsid w:val="00F75A93"/>
    <w:rsid w:val="00F801A6"/>
    <w:rsid w:val="00F82412"/>
    <w:rsid w:val="00F82566"/>
    <w:rsid w:val="00F86C04"/>
    <w:rsid w:val="00F86F13"/>
    <w:rsid w:val="00F92FCC"/>
    <w:rsid w:val="00F9388E"/>
    <w:rsid w:val="00F97EAA"/>
    <w:rsid w:val="00FA1EBD"/>
    <w:rsid w:val="00FA4051"/>
    <w:rsid w:val="00FA4098"/>
    <w:rsid w:val="00FA58C4"/>
    <w:rsid w:val="00FA6EA0"/>
    <w:rsid w:val="00FC60CE"/>
    <w:rsid w:val="00FC6A70"/>
    <w:rsid w:val="00FC70AF"/>
    <w:rsid w:val="00FC775F"/>
    <w:rsid w:val="00FD2B79"/>
    <w:rsid w:val="00FD6602"/>
    <w:rsid w:val="00FD766C"/>
    <w:rsid w:val="00FE0FC4"/>
    <w:rsid w:val="00FE112B"/>
    <w:rsid w:val="00FE1747"/>
    <w:rsid w:val="00FE48A6"/>
    <w:rsid w:val="00FE6101"/>
    <w:rsid w:val="00FE7252"/>
    <w:rsid w:val="00FF3BB3"/>
    <w:rsid w:val="00FF6999"/>
    <w:rsid w:val="00FF7740"/>
    <w:rsid w:val="025C680F"/>
    <w:rsid w:val="02DE4154"/>
    <w:rsid w:val="054D733B"/>
    <w:rsid w:val="05807197"/>
    <w:rsid w:val="06AB6FEC"/>
    <w:rsid w:val="06F15928"/>
    <w:rsid w:val="07637F0D"/>
    <w:rsid w:val="094375DC"/>
    <w:rsid w:val="0C5040D2"/>
    <w:rsid w:val="101E7BF6"/>
    <w:rsid w:val="11901453"/>
    <w:rsid w:val="1257750B"/>
    <w:rsid w:val="13FA0089"/>
    <w:rsid w:val="151E6C0C"/>
    <w:rsid w:val="17D539FF"/>
    <w:rsid w:val="19386E31"/>
    <w:rsid w:val="19B3088E"/>
    <w:rsid w:val="19D44698"/>
    <w:rsid w:val="19F96E96"/>
    <w:rsid w:val="1BDC3FEE"/>
    <w:rsid w:val="1C092910"/>
    <w:rsid w:val="1F0B0FBC"/>
    <w:rsid w:val="1F161D61"/>
    <w:rsid w:val="21AC74AB"/>
    <w:rsid w:val="22CB56EF"/>
    <w:rsid w:val="23773E1A"/>
    <w:rsid w:val="28500425"/>
    <w:rsid w:val="2AF7459C"/>
    <w:rsid w:val="2B6A54E9"/>
    <w:rsid w:val="2BD96984"/>
    <w:rsid w:val="2BF625CC"/>
    <w:rsid w:val="2C553777"/>
    <w:rsid w:val="2D5574F2"/>
    <w:rsid w:val="2EEA6295"/>
    <w:rsid w:val="2F12762B"/>
    <w:rsid w:val="32943CC4"/>
    <w:rsid w:val="32E2760F"/>
    <w:rsid w:val="34B84531"/>
    <w:rsid w:val="36A8376C"/>
    <w:rsid w:val="377F36BC"/>
    <w:rsid w:val="3B017D29"/>
    <w:rsid w:val="3B8B6A24"/>
    <w:rsid w:val="3D2B4E6B"/>
    <w:rsid w:val="3DC9267C"/>
    <w:rsid w:val="3E30558C"/>
    <w:rsid w:val="42564003"/>
    <w:rsid w:val="43D81418"/>
    <w:rsid w:val="44680760"/>
    <w:rsid w:val="46405692"/>
    <w:rsid w:val="4C1C6762"/>
    <w:rsid w:val="4D780106"/>
    <w:rsid w:val="4F4A3571"/>
    <w:rsid w:val="4F697E9B"/>
    <w:rsid w:val="534F3402"/>
    <w:rsid w:val="551340F2"/>
    <w:rsid w:val="56467EF3"/>
    <w:rsid w:val="5AF076C2"/>
    <w:rsid w:val="5E413537"/>
    <w:rsid w:val="5E845066"/>
    <w:rsid w:val="5EC10B39"/>
    <w:rsid w:val="60696F27"/>
    <w:rsid w:val="61541D5B"/>
    <w:rsid w:val="66AA160B"/>
    <w:rsid w:val="69BB65F8"/>
    <w:rsid w:val="6C0A025C"/>
    <w:rsid w:val="6C67289A"/>
    <w:rsid w:val="72247F25"/>
    <w:rsid w:val="736F36F0"/>
    <w:rsid w:val="738265F9"/>
    <w:rsid w:val="73E94CF6"/>
    <w:rsid w:val="74931F4B"/>
    <w:rsid w:val="76014307"/>
    <w:rsid w:val="768F7AF6"/>
    <w:rsid w:val="76AF20D0"/>
    <w:rsid w:val="786F7D5D"/>
    <w:rsid w:val="78B32D43"/>
    <w:rsid w:val="7CBB3234"/>
    <w:rsid w:val="7CCA79E1"/>
    <w:rsid w:val="7D4C4D97"/>
    <w:rsid w:val="7D7942D0"/>
    <w:rsid w:val="7F1475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493E562"/>
  <w15:docId w15:val="{551482CA-A43B-4826-8E6C-45789040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annotation text" w:semiHidden="1" w:qFormat="1"/>
    <w:lsdException w:name="header" w:uiPriority="99" w:qFormat="1"/>
    <w:lsdException w:name="footer" w:uiPriority="99" w:qFormat="1"/>
    <w:lsdException w:name="caption" w:semiHidden="1" w:unhideWhenUsed="1" w:qFormat="1"/>
    <w:lsdException w:name="annotation reference" w:semiHidden="1" w:qFormat="1"/>
    <w:lsdException w:name="page number" w:qFormat="1"/>
    <w:lsdException w:name="Title" w:qFormat="1"/>
    <w:lsdException w:name="Default Paragraph Font" w:uiPriority="1" w:unhideWhenUsed="1"/>
    <w:lsdException w:name="Body Text" w:qFormat="1"/>
    <w:lsdException w:name="Body Text Indent" w:qFormat="1"/>
    <w:lsdException w:name="Subtitle" w:qFormat="1"/>
    <w:lsdException w:name="Body Text Indent 2" w:qFormat="1"/>
    <w:lsdException w:name="Hyperlink" w:uiPriority="99" w:qFormat="1"/>
    <w:lsdException w:name="FollowedHyperlink" w:qFormat="1"/>
    <w:lsdException w:name="Strong" w:qFormat="1"/>
    <w:lsdException w:name="Emphasis" w:qFormat="1"/>
    <w:lsdException w:name="Document Map" w:semiHidden="1" w:qFormat="1"/>
    <w:lsdException w:name="Plain Text" w:unhideWhenUsed="1"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D7447"/>
    <w:pPr>
      <w:widowControl w:val="0"/>
      <w:spacing w:line="300" w:lineRule="auto"/>
      <w:jc w:val="both"/>
    </w:pPr>
    <w:rPr>
      <w:kern w:val="2"/>
      <w:sz w:val="24"/>
      <w:szCs w:val="24"/>
    </w:rPr>
  </w:style>
  <w:style w:type="paragraph" w:styleId="1">
    <w:name w:val="heading 1"/>
    <w:basedOn w:val="a"/>
    <w:next w:val="a"/>
    <w:link w:val="10"/>
    <w:qFormat/>
    <w:pPr>
      <w:keepNext/>
      <w:keepLines/>
      <w:spacing w:before="600" w:after="400" w:line="400" w:lineRule="exact"/>
      <w:ind w:left="336" w:hangingChars="336" w:hanging="336"/>
      <w:jc w:val="center"/>
      <w:outlineLvl w:val="0"/>
    </w:pPr>
    <w:rPr>
      <w:rFonts w:ascii="黑体" w:eastAsia="黑体"/>
      <w:b/>
      <w:bCs/>
      <w:kern w:val="0"/>
      <w:sz w:val="32"/>
      <w:szCs w:val="44"/>
    </w:rPr>
  </w:style>
  <w:style w:type="paragraph" w:styleId="2">
    <w:name w:val="heading 2"/>
    <w:basedOn w:val="a"/>
    <w:next w:val="a"/>
    <w:link w:val="20"/>
    <w:qFormat/>
    <w:pPr>
      <w:keepNext/>
      <w:keepLines/>
      <w:tabs>
        <w:tab w:val="right" w:pos="8316"/>
      </w:tabs>
      <w:spacing w:before="100" w:beforeAutospacing="1" w:after="100" w:afterAutospacing="1" w:line="400" w:lineRule="exact"/>
      <w:outlineLvl w:val="1"/>
    </w:pPr>
    <w:rPr>
      <w:rFonts w:ascii="Arial" w:eastAsia="黑体" w:hAnsi="Arial"/>
      <w:b/>
      <w:bCs/>
      <w:sz w:val="28"/>
      <w:szCs w:val="32"/>
    </w:rPr>
  </w:style>
  <w:style w:type="paragraph" w:styleId="3">
    <w:name w:val="heading 3"/>
    <w:basedOn w:val="a"/>
    <w:next w:val="a"/>
    <w:link w:val="30"/>
    <w:qFormat/>
    <w:pPr>
      <w:keepNext/>
      <w:keepLines/>
      <w:spacing w:before="100" w:beforeAutospacing="1" w:after="100" w:afterAutospacing="1" w:line="400" w:lineRule="exact"/>
      <w:outlineLvl w:val="2"/>
    </w:pPr>
    <w:rPr>
      <w:rFonts w:eastAsia="黑体"/>
      <w:b/>
      <w:bCs/>
      <w:szCs w:val="32"/>
    </w:rPr>
  </w:style>
  <w:style w:type="paragraph" w:styleId="4">
    <w:name w:val="heading 4"/>
    <w:basedOn w:val="a"/>
    <w:next w:val="a"/>
    <w:link w:val="40"/>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260"/>
      <w:jc w:val="left"/>
    </w:pPr>
    <w:rPr>
      <w:sz w:val="18"/>
      <w:szCs w:val="18"/>
    </w:rPr>
  </w:style>
  <w:style w:type="paragraph" w:styleId="a3">
    <w:name w:val="Document Map"/>
    <w:basedOn w:val="a"/>
    <w:semiHidden/>
    <w:qFormat/>
    <w:pPr>
      <w:shd w:val="clear" w:color="auto" w:fill="000080"/>
    </w:pPr>
  </w:style>
  <w:style w:type="paragraph" w:styleId="a4">
    <w:name w:val="annotation text"/>
    <w:basedOn w:val="a"/>
    <w:link w:val="a5"/>
    <w:semiHidden/>
    <w:qFormat/>
    <w:pPr>
      <w:jc w:val="left"/>
    </w:pPr>
  </w:style>
  <w:style w:type="paragraph" w:styleId="a6">
    <w:name w:val="Body Text"/>
    <w:basedOn w:val="a"/>
    <w:qFormat/>
    <w:rPr>
      <w:rFonts w:eastAsia="楷体_GB2312"/>
    </w:rPr>
  </w:style>
  <w:style w:type="paragraph" w:styleId="a7">
    <w:name w:val="Body Text Indent"/>
    <w:basedOn w:val="a"/>
    <w:qFormat/>
    <w:pPr>
      <w:spacing w:after="120"/>
      <w:ind w:leftChars="200" w:left="420"/>
    </w:pPr>
  </w:style>
  <w:style w:type="paragraph" w:styleId="TOC5">
    <w:name w:val="toc 5"/>
    <w:basedOn w:val="a"/>
    <w:next w:val="a"/>
    <w:semiHidden/>
    <w:qFormat/>
    <w:pPr>
      <w:ind w:left="840"/>
      <w:jc w:val="left"/>
    </w:pPr>
    <w:rPr>
      <w:sz w:val="18"/>
      <w:szCs w:val="18"/>
    </w:rPr>
  </w:style>
  <w:style w:type="paragraph" w:styleId="TOC3">
    <w:name w:val="toc 3"/>
    <w:basedOn w:val="a"/>
    <w:next w:val="a"/>
    <w:uiPriority w:val="39"/>
    <w:qFormat/>
    <w:pPr>
      <w:tabs>
        <w:tab w:val="right" w:leader="dot" w:pos="9061"/>
      </w:tabs>
      <w:ind w:left="851"/>
      <w:jc w:val="left"/>
      <w:outlineLvl w:val="2"/>
    </w:pPr>
    <w:rPr>
      <w:iCs/>
      <w:szCs w:val="20"/>
    </w:rPr>
  </w:style>
  <w:style w:type="paragraph" w:styleId="a8">
    <w:name w:val="Plain Text"/>
    <w:basedOn w:val="a"/>
    <w:link w:val="a9"/>
    <w:unhideWhenUsed/>
    <w:qFormat/>
    <w:rPr>
      <w:rFonts w:ascii="宋体" w:hAnsi="Courier New" w:cs="Courier New"/>
      <w:szCs w:val="21"/>
    </w:rPr>
  </w:style>
  <w:style w:type="paragraph" w:styleId="TOC8">
    <w:name w:val="toc 8"/>
    <w:basedOn w:val="a"/>
    <w:next w:val="a"/>
    <w:semiHidden/>
    <w:qFormat/>
    <w:pPr>
      <w:ind w:left="1470"/>
      <w:jc w:val="left"/>
    </w:pPr>
    <w:rPr>
      <w:sz w:val="18"/>
      <w:szCs w:val="18"/>
    </w:rPr>
  </w:style>
  <w:style w:type="paragraph" w:styleId="21">
    <w:name w:val="Body Text Indent 2"/>
    <w:basedOn w:val="a"/>
    <w:qFormat/>
    <w:pPr>
      <w:spacing w:line="360" w:lineRule="auto"/>
      <w:ind w:firstLineChars="200" w:firstLine="480"/>
    </w:pPr>
    <w:rPr>
      <w:rFonts w:ascii="宋体" w:hAnsi="宋体"/>
    </w:rPr>
  </w:style>
  <w:style w:type="paragraph" w:styleId="aa">
    <w:name w:val="Balloon Text"/>
    <w:basedOn w:val="a"/>
    <w:semiHidden/>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21"/>
    </w:rPr>
  </w:style>
  <w:style w:type="paragraph" w:styleId="TOC1">
    <w:name w:val="toc 1"/>
    <w:basedOn w:val="a"/>
    <w:next w:val="a"/>
    <w:uiPriority w:val="39"/>
    <w:qFormat/>
    <w:pPr>
      <w:tabs>
        <w:tab w:val="right" w:leader="dot" w:pos="9061"/>
      </w:tabs>
      <w:jc w:val="center"/>
    </w:pPr>
    <w:rPr>
      <w:b/>
      <w:bCs/>
      <w:caps/>
      <w:szCs w:val="20"/>
    </w:rPr>
  </w:style>
  <w:style w:type="paragraph" w:styleId="TOC4">
    <w:name w:val="toc 4"/>
    <w:basedOn w:val="a"/>
    <w:next w:val="a"/>
    <w:semiHidden/>
    <w:qFormat/>
    <w:pPr>
      <w:ind w:left="630"/>
      <w:jc w:val="left"/>
    </w:pPr>
    <w:rPr>
      <w:sz w:val="18"/>
      <w:szCs w:val="18"/>
    </w:rPr>
  </w:style>
  <w:style w:type="paragraph" w:styleId="TOC6">
    <w:name w:val="toc 6"/>
    <w:basedOn w:val="a"/>
    <w:next w:val="a"/>
    <w:semiHidden/>
    <w:qFormat/>
    <w:pPr>
      <w:ind w:left="1050"/>
      <w:jc w:val="left"/>
    </w:pPr>
    <w:rPr>
      <w:sz w:val="18"/>
      <w:szCs w:val="18"/>
    </w:rPr>
  </w:style>
  <w:style w:type="paragraph" w:styleId="TOC2">
    <w:name w:val="toc 2"/>
    <w:basedOn w:val="a"/>
    <w:next w:val="a"/>
    <w:uiPriority w:val="39"/>
    <w:qFormat/>
    <w:pPr>
      <w:ind w:left="397"/>
      <w:jc w:val="left"/>
      <w:outlineLvl w:val="1"/>
    </w:pPr>
    <w:rPr>
      <w:smallCaps/>
      <w:szCs w:val="20"/>
    </w:rPr>
  </w:style>
  <w:style w:type="paragraph" w:styleId="TOC9">
    <w:name w:val="toc 9"/>
    <w:basedOn w:val="a"/>
    <w:next w:val="a"/>
    <w:semiHidden/>
    <w:qFormat/>
    <w:pPr>
      <w:ind w:left="1680"/>
      <w:jc w:val="left"/>
    </w:pPr>
    <w:rPr>
      <w:sz w:val="18"/>
      <w:szCs w:val="18"/>
    </w:rPr>
  </w:style>
  <w:style w:type="paragraph" w:styleId="af">
    <w:name w:val="annotation subject"/>
    <w:basedOn w:val="a4"/>
    <w:next w:val="a4"/>
    <w:semiHidden/>
    <w:qFormat/>
    <w:rPr>
      <w:b/>
      <w:bCs/>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qFormat/>
    <w:rPr>
      <w:b/>
      <w:bCs/>
    </w:rPr>
  </w:style>
  <w:style w:type="character" w:styleId="af2">
    <w:name w:val="page number"/>
    <w:qFormat/>
  </w:style>
  <w:style w:type="character" w:styleId="af3">
    <w:name w:val="FollowedHyperlink"/>
    <w:qFormat/>
    <w:rPr>
      <w:color w:val="800080"/>
      <w:u w:val="single"/>
    </w:rPr>
  </w:style>
  <w:style w:type="character" w:styleId="af4">
    <w:name w:val="Hyperlink"/>
    <w:uiPriority w:val="99"/>
    <w:qFormat/>
    <w:rPr>
      <w:color w:val="0000FF"/>
      <w:u w:val="single"/>
    </w:rPr>
  </w:style>
  <w:style w:type="character" w:styleId="af5">
    <w:name w:val="annotation reference"/>
    <w:semiHidden/>
    <w:qFormat/>
    <w:rPr>
      <w:sz w:val="21"/>
      <w:szCs w:val="21"/>
    </w:rPr>
  </w:style>
  <w:style w:type="character" w:customStyle="1" w:styleId="a9">
    <w:name w:val="纯文本 字符"/>
    <w:link w:val="a8"/>
    <w:qFormat/>
    <w:rPr>
      <w:rFonts w:ascii="宋体" w:hAnsi="Courier New" w:cs="Courier New"/>
      <w:kern w:val="2"/>
      <w:sz w:val="21"/>
      <w:szCs w:val="21"/>
    </w:rPr>
  </w:style>
  <w:style w:type="character" w:customStyle="1" w:styleId="ac">
    <w:name w:val="页脚 字符"/>
    <w:link w:val="ab"/>
    <w:uiPriority w:val="99"/>
    <w:qFormat/>
    <w:rPr>
      <w:kern w:val="2"/>
      <w:sz w:val="18"/>
      <w:szCs w:val="18"/>
    </w:rPr>
  </w:style>
  <w:style w:type="character" w:customStyle="1" w:styleId="ae">
    <w:name w:val="页眉 字符"/>
    <w:link w:val="ad"/>
    <w:uiPriority w:val="99"/>
    <w:qFormat/>
    <w:rPr>
      <w:kern w:val="2"/>
      <w:sz w:val="18"/>
      <w:szCs w:val="21"/>
    </w:rPr>
  </w:style>
  <w:style w:type="character" w:customStyle="1" w:styleId="3Char">
    <w:name w:val="标题 3 Char"/>
    <w:qFormat/>
    <w:rPr>
      <w:rFonts w:eastAsia="宋体"/>
      <w:b/>
      <w:bCs/>
      <w:kern w:val="2"/>
      <w:sz w:val="32"/>
      <w:szCs w:val="32"/>
      <w:lang w:val="en-US" w:eastAsia="zh-CN" w:bidi="ar-SA"/>
    </w:rPr>
  </w:style>
  <w:style w:type="character" w:customStyle="1" w:styleId="2Char">
    <w:name w:val="标题 2 Char"/>
    <w:qFormat/>
    <w:rPr>
      <w:rFonts w:ascii="Arial" w:eastAsia="黑体" w:hAnsi="Arial"/>
      <w:b/>
      <w:bCs/>
      <w:kern w:val="2"/>
      <w:sz w:val="32"/>
      <w:szCs w:val="32"/>
      <w:lang w:val="en-US" w:eastAsia="zh-CN" w:bidi="ar-SA"/>
    </w:rPr>
  </w:style>
  <w:style w:type="paragraph" w:customStyle="1" w:styleId="31">
    <w:name w:val="样式 标题 3 + 小四 非加粗"/>
    <w:basedOn w:val="3"/>
    <w:qFormat/>
    <w:pPr>
      <w:jc w:val="right"/>
    </w:pPr>
    <w:rPr>
      <w:b w:val="0"/>
      <w:bCs w:val="0"/>
    </w:rPr>
  </w:style>
  <w:style w:type="paragraph" w:customStyle="1" w:styleId="af6">
    <w:name w:val="姓名"/>
    <w:basedOn w:val="a6"/>
    <w:qFormat/>
    <w:pPr>
      <w:widowControl/>
      <w:tabs>
        <w:tab w:val="left" w:pos="4253"/>
      </w:tabs>
      <w:overflowPunct w:val="0"/>
      <w:autoSpaceDE w:val="0"/>
      <w:autoSpaceDN w:val="0"/>
      <w:adjustRightInd w:val="0"/>
      <w:spacing w:line="360" w:lineRule="auto"/>
      <w:ind w:left="1077" w:right="1066"/>
      <w:textAlignment w:val="baseline"/>
    </w:pPr>
    <w:rPr>
      <w:rFonts w:eastAsia="華康中楷體"/>
      <w:kern w:val="0"/>
      <w:sz w:val="26"/>
      <w:szCs w:val="20"/>
      <w:lang w:eastAsia="zh-TW"/>
    </w:rPr>
  </w:style>
  <w:style w:type="paragraph" w:customStyle="1" w:styleId="32">
    <w:name w:val="样式 标题 3 + 黑体 小四 非加粗"/>
    <w:basedOn w:val="3"/>
    <w:qFormat/>
    <w:pPr>
      <w:spacing w:line="415" w:lineRule="auto"/>
    </w:pPr>
    <w:rPr>
      <w:rFonts w:ascii="黑体" w:hAnsi="黑体"/>
      <w:b w:val="0"/>
      <w:bCs w:val="0"/>
    </w:rPr>
  </w:style>
  <w:style w:type="paragraph" w:customStyle="1" w:styleId="TOC10">
    <w:name w:val="TOC 标题1"/>
    <w:basedOn w:val="1"/>
    <w:next w:val="a"/>
    <w:uiPriority w:val="39"/>
    <w:qFormat/>
    <w:pPr>
      <w:widowControl/>
      <w:spacing w:before="480" w:after="0" w:line="276" w:lineRule="auto"/>
      <w:ind w:left="0" w:firstLineChars="0" w:firstLine="0"/>
      <w:jc w:val="left"/>
      <w:outlineLvl w:val="9"/>
    </w:pPr>
    <w:rPr>
      <w:rFonts w:ascii="Cambria" w:eastAsia="宋体" w:hAnsi="Cambria"/>
      <w:color w:val="365F91"/>
      <w:sz w:val="28"/>
      <w:szCs w:val="28"/>
    </w:rPr>
  </w:style>
  <w:style w:type="character" w:customStyle="1" w:styleId="20">
    <w:name w:val="标题 2 字符"/>
    <w:link w:val="2"/>
    <w:qFormat/>
    <w:rPr>
      <w:rFonts w:ascii="Arial" w:eastAsia="黑体" w:hAnsi="Arial"/>
      <w:b/>
      <w:bCs/>
      <w:kern w:val="2"/>
      <w:sz w:val="28"/>
      <w:szCs w:val="32"/>
    </w:rPr>
  </w:style>
  <w:style w:type="character" w:customStyle="1" w:styleId="30">
    <w:name w:val="标题 3 字符"/>
    <w:link w:val="3"/>
    <w:qFormat/>
    <w:rPr>
      <w:rFonts w:eastAsia="黑体"/>
      <w:b/>
      <w:bCs/>
      <w:kern w:val="2"/>
      <w:sz w:val="24"/>
      <w:szCs w:val="32"/>
    </w:rPr>
  </w:style>
  <w:style w:type="character" w:customStyle="1" w:styleId="11">
    <w:name w:val="未处理的提及1"/>
    <w:basedOn w:val="a0"/>
    <w:uiPriority w:val="99"/>
    <w:semiHidden/>
    <w:unhideWhenUsed/>
    <w:rPr>
      <w:color w:val="605E5C"/>
      <w:shd w:val="clear" w:color="auto" w:fill="E1DFDD"/>
    </w:rPr>
  </w:style>
  <w:style w:type="paragraph" w:styleId="af7">
    <w:name w:val="List Paragraph"/>
    <w:basedOn w:val="a"/>
    <w:uiPriority w:val="99"/>
    <w:pPr>
      <w:ind w:firstLineChars="200" w:firstLine="420"/>
    </w:pPr>
  </w:style>
  <w:style w:type="character" w:customStyle="1" w:styleId="10">
    <w:name w:val="标题 1 字符"/>
    <w:basedOn w:val="a0"/>
    <w:link w:val="1"/>
    <w:rPr>
      <w:rFonts w:ascii="黑体" w:eastAsia="黑体"/>
      <w:b/>
      <w:bCs/>
      <w:sz w:val="32"/>
      <w:szCs w:val="44"/>
    </w:rPr>
  </w:style>
  <w:style w:type="character" w:customStyle="1" w:styleId="40">
    <w:name w:val="标题 4 字符"/>
    <w:basedOn w:val="a0"/>
    <w:link w:val="4"/>
    <w:semiHidden/>
    <w:rPr>
      <w:rFonts w:asciiTheme="majorHAnsi" w:eastAsiaTheme="majorEastAsia" w:hAnsiTheme="majorHAnsi" w:cstheme="majorBidi"/>
      <w:b/>
      <w:bCs/>
      <w:kern w:val="2"/>
      <w:sz w:val="28"/>
      <w:szCs w:val="28"/>
    </w:rPr>
  </w:style>
  <w:style w:type="character" w:customStyle="1" w:styleId="50">
    <w:name w:val="标题 5 字符"/>
    <w:basedOn w:val="a0"/>
    <w:link w:val="5"/>
    <w:semiHidden/>
    <w:rPr>
      <w:b/>
      <w:bCs/>
      <w:kern w:val="2"/>
      <w:sz w:val="28"/>
      <w:szCs w:val="28"/>
    </w:rPr>
  </w:style>
  <w:style w:type="paragraph" w:customStyle="1" w:styleId="12">
    <w:name w:val="修订1"/>
    <w:hidden/>
    <w:uiPriority w:val="99"/>
    <w:unhideWhenUsed/>
    <w:rPr>
      <w:kern w:val="2"/>
      <w:sz w:val="24"/>
      <w:szCs w:val="24"/>
    </w:rPr>
  </w:style>
  <w:style w:type="paragraph" w:styleId="af8">
    <w:name w:val="Revision"/>
    <w:hidden/>
    <w:uiPriority w:val="99"/>
    <w:unhideWhenUsed/>
    <w:rsid w:val="007708D8"/>
    <w:rPr>
      <w:kern w:val="2"/>
      <w:sz w:val="24"/>
      <w:szCs w:val="24"/>
    </w:rPr>
  </w:style>
  <w:style w:type="character" w:customStyle="1" w:styleId="a5">
    <w:name w:val="批注文字 字符"/>
    <w:basedOn w:val="a0"/>
    <w:link w:val="a4"/>
    <w:semiHidden/>
    <w:rsid w:val="00F701EA"/>
    <w:rPr>
      <w:kern w:val="2"/>
      <w:sz w:val="24"/>
      <w:szCs w:val="24"/>
    </w:rPr>
  </w:style>
  <w:style w:type="character" w:styleId="af9">
    <w:name w:val="Unresolved Mention"/>
    <w:basedOn w:val="a0"/>
    <w:uiPriority w:val="99"/>
    <w:semiHidden/>
    <w:unhideWhenUsed/>
    <w:rsid w:val="00FA6E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453708">
      <w:bodyDiv w:val="1"/>
      <w:marLeft w:val="0"/>
      <w:marRight w:val="0"/>
      <w:marTop w:val="0"/>
      <w:marBottom w:val="0"/>
      <w:divBdr>
        <w:top w:val="none" w:sz="0" w:space="0" w:color="auto"/>
        <w:left w:val="none" w:sz="0" w:space="0" w:color="auto"/>
        <w:bottom w:val="none" w:sz="0" w:space="0" w:color="auto"/>
        <w:right w:val="none" w:sz="0" w:space="0" w:color="auto"/>
      </w:divBdr>
    </w:div>
    <w:div w:id="460927656">
      <w:bodyDiv w:val="1"/>
      <w:marLeft w:val="0"/>
      <w:marRight w:val="0"/>
      <w:marTop w:val="0"/>
      <w:marBottom w:val="0"/>
      <w:divBdr>
        <w:top w:val="none" w:sz="0" w:space="0" w:color="auto"/>
        <w:left w:val="none" w:sz="0" w:space="0" w:color="auto"/>
        <w:bottom w:val="none" w:sz="0" w:space="0" w:color="auto"/>
        <w:right w:val="none" w:sz="0" w:space="0" w:color="auto"/>
      </w:divBdr>
    </w:div>
    <w:div w:id="1663780667">
      <w:bodyDiv w:val="1"/>
      <w:marLeft w:val="0"/>
      <w:marRight w:val="0"/>
      <w:marTop w:val="0"/>
      <w:marBottom w:val="0"/>
      <w:divBdr>
        <w:top w:val="none" w:sz="0" w:space="0" w:color="auto"/>
        <w:left w:val="none" w:sz="0" w:space="0" w:color="auto"/>
        <w:bottom w:val="none" w:sz="0" w:space="0" w:color="auto"/>
        <w:right w:val="none" w:sz="0" w:space="0" w:color="auto"/>
      </w:divBdr>
    </w:div>
    <w:div w:id="1701663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footer" Target="footer1.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3.png"/><Relationship Id="rId24" Type="http://schemas.openxmlformats.org/officeDocument/2006/relationships/image" Target="media/image7.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header" Target="header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3.xml"/><Relationship Id="rId20" Type="http://schemas.openxmlformats.org/officeDocument/2006/relationships/header" Target="header1.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10.png"/><Relationship Id="rId23" Type="http://schemas.openxmlformats.org/officeDocument/2006/relationships/footer" Target="footer2.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254B8B-23C7-42FC-A858-582886948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5113</Words>
  <Characters>29149</Characters>
  <Application>Microsoft Office Word</Application>
  <DocSecurity>0</DocSecurity>
  <Lines>242</Lines>
  <Paragraphs>68</Paragraphs>
  <ScaleCrop>false</ScaleCrop>
  <Company>Microsoft</Company>
  <LinksUpToDate>false</LinksUpToDate>
  <CharactersWithSpaces>34194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jiawei wan</cp:lastModifiedBy>
  <cp:revision>15</cp:revision>
  <cp:lastPrinted>2025-06-07T09:40:00Z</cp:lastPrinted>
  <dcterms:created xsi:type="dcterms:W3CDTF">2025-06-10T09:53:00Z</dcterms:created>
  <dcterms:modified xsi:type="dcterms:W3CDTF">2025-06-11T06:24:00Z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92724088B5E84A61A47B34C17AD3FCD7_13</vt:lpwstr>
  </property>
  <property fmtid="{D5CDD505-2E9C-101B-9397-08002B2CF9AE}" pid="4" name="KSOTemplateDocerSaveRecord">
    <vt:lpwstr>eyJoZGlkIjoiN2YzNjBkOTgyNWQ1YTMxYzM3MzMwNWFiODNmOWIzYWMiLCJ1c2VySWQiOiIxNTcyMjU2Mjg3In0=</vt:lpwstr>
  </property>
</Properties>
</file>